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F3D9F40" w14:textId="77777777" w:rsidR="0098636F" w:rsidRDefault="00CC7689">
      <w:pPr>
        <w:pStyle w:val="ListParagraph"/>
        <w:numPr>
          <w:ilvl w:val="0"/>
          <w:numId w:val="4"/>
        </w:numPr>
        <w:tabs>
          <w:tab w:val="left" w:pos="394"/>
        </w:tabs>
        <w:spacing w:before="160"/>
        <w:ind w:hanging="231"/>
        <w:jc w:val="both"/>
        <w:rPr>
          <w:b/>
        </w:rPr>
      </w:pPr>
      <w:r>
        <w:rPr>
          <w:b/>
          <w:color w:val="00A2E3"/>
        </w:rPr>
        <w:t>Extended</w:t>
      </w:r>
      <w:r>
        <w:rPr>
          <w:b/>
          <w:color w:val="00A2E3"/>
          <w:spacing w:val="-2"/>
        </w:rPr>
        <w:t xml:space="preserve"> </w:t>
      </w:r>
      <w:commentRangeStart w:id="0"/>
      <w:r>
        <w:rPr>
          <w:b/>
          <w:color w:val="00A2E3"/>
        </w:rPr>
        <w:t>Synopsis</w:t>
      </w:r>
      <w:commentRangeEnd w:id="0"/>
      <w:r w:rsidR="00751056">
        <w:rPr>
          <w:rStyle w:val="CommentReference"/>
        </w:rPr>
        <w:commentReference w:id="0"/>
      </w:r>
    </w:p>
    <w:p w14:paraId="2A133EA8" w14:textId="77777777" w:rsidR="0098636F" w:rsidRDefault="00CC7689">
      <w:pPr>
        <w:pStyle w:val="Heading1"/>
        <w:spacing w:before="119"/>
        <w:ind w:left="162" w:firstLine="0"/>
      </w:pPr>
      <w:r>
        <w:rPr>
          <w:color w:val="00A2E3"/>
        </w:rPr>
        <w:t>Overview and Objectives</w:t>
      </w:r>
    </w:p>
    <w:p w14:paraId="3F5775CB" w14:textId="77777777" w:rsidR="0098636F" w:rsidRDefault="00CC7689">
      <w:pPr>
        <w:pStyle w:val="BodyText"/>
        <w:spacing w:before="73" w:line="256" w:lineRule="auto"/>
        <w:ind w:right="100"/>
        <w:jc w:val="both"/>
      </w:pPr>
      <w:r>
        <w:t>Current theories of galaxy formation and evolution strongly suggest that central, supermassive black holes (SMBHs)</w:t>
      </w:r>
      <w:r>
        <w:rPr>
          <w:spacing w:val="-13"/>
        </w:rPr>
        <w:t xml:space="preserve"> </w:t>
      </w:r>
      <w:r>
        <w:rPr>
          <w:spacing w:val="-3"/>
        </w:rPr>
        <w:t>have</w:t>
      </w:r>
      <w:r>
        <w:rPr>
          <w:spacing w:val="-13"/>
        </w:rPr>
        <w:t xml:space="preserve"> </w:t>
      </w:r>
      <w:r>
        <w:t>a</w:t>
      </w:r>
      <w:r>
        <w:rPr>
          <w:spacing w:val="-13"/>
        </w:rPr>
        <w:t xml:space="preserve"> </w:t>
      </w:r>
      <w:r>
        <w:t>profound</w:t>
      </w:r>
      <w:r>
        <w:rPr>
          <w:spacing w:val="-13"/>
        </w:rPr>
        <w:t xml:space="preserve"> </w:t>
      </w:r>
      <w:r>
        <w:t>effect</w:t>
      </w:r>
      <w:r>
        <w:rPr>
          <w:spacing w:val="-13"/>
        </w:rPr>
        <w:t xml:space="preserve"> </w:t>
      </w:r>
      <w:r>
        <w:t>on</w:t>
      </w:r>
      <w:r>
        <w:rPr>
          <w:spacing w:val="-13"/>
        </w:rPr>
        <w:t xml:space="preserve"> </w:t>
      </w:r>
      <w:r>
        <w:t>the</w:t>
      </w:r>
      <w:r>
        <w:rPr>
          <w:spacing w:val="-13"/>
        </w:rPr>
        <w:t xml:space="preserve"> </w:t>
      </w:r>
      <w:r>
        <w:t>galaxies</w:t>
      </w:r>
      <w:r>
        <w:rPr>
          <w:spacing w:val="-13"/>
        </w:rPr>
        <w:t xml:space="preserve"> </w:t>
      </w:r>
      <w:r>
        <w:t>that</w:t>
      </w:r>
      <w:r>
        <w:rPr>
          <w:spacing w:val="-13"/>
        </w:rPr>
        <w:t xml:space="preserve"> </w:t>
      </w:r>
      <w:r>
        <w:t>they</w:t>
      </w:r>
      <w:r>
        <w:rPr>
          <w:spacing w:val="-13"/>
        </w:rPr>
        <w:t xml:space="preserve"> </w:t>
      </w:r>
      <w:r>
        <w:rPr>
          <w:spacing w:val="-3"/>
        </w:rPr>
        <w:t>live</w:t>
      </w:r>
      <w:r>
        <w:rPr>
          <w:spacing w:val="-13"/>
        </w:rPr>
        <w:t xml:space="preserve"> </w:t>
      </w:r>
      <w:r>
        <w:t>in</w:t>
      </w:r>
      <w:r>
        <w:rPr>
          <w:spacing w:val="-13"/>
        </w:rPr>
        <w:t xml:space="preserve"> </w:t>
      </w:r>
      <w:r>
        <w:rPr>
          <w:spacing w:val="-3"/>
        </w:rPr>
        <w:t>[</w:t>
      </w:r>
      <w:proofErr w:type="spellStart"/>
      <w:r>
        <w:fldChar w:fldCharType="begin"/>
      </w:r>
      <w:r>
        <w:instrText xml:space="preserve"> HYPERLINK \l "_bookmark17" </w:instrText>
      </w:r>
      <w:r>
        <w:fldChar w:fldCharType="separate"/>
      </w:r>
      <w:r>
        <w:rPr>
          <w:spacing w:val="-3"/>
        </w:rPr>
        <w:t>Vogelsberger</w:t>
      </w:r>
      <w:proofErr w:type="spellEnd"/>
      <w:r>
        <w:rPr>
          <w:spacing w:val="-13"/>
        </w:rPr>
        <w:t xml:space="preserve"> </w:t>
      </w:r>
      <w:r>
        <w:t>et</w:t>
      </w:r>
      <w:r>
        <w:rPr>
          <w:spacing w:val="-13"/>
        </w:rPr>
        <w:t xml:space="preserve"> </w:t>
      </w:r>
      <w:r>
        <w:t>al.,</w:t>
      </w:r>
      <w:r>
        <w:rPr>
          <w:spacing w:val="-13"/>
        </w:rPr>
        <w:t xml:space="preserve"> </w:t>
      </w:r>
      <w:r>
        <w:rPr>
          <w:spacing w:val="-13"/>
        </w:rPr>
        <w:fldChar w:fldCharType="end"/>
      </w:r>
      <w:hyperlink w:anchor="_bookmark17" w:history="1">
        <w:r>
          <w:t>2014,</w:t>
        </w:r>
        <w:r>
          <w:rPr>
            <w:spacing w:val="-13"/>
          </w:rPr>
          <w:t xml:space="preserve"> </w:t>
        </w:r>
      </w:hyperlink>
      <w:hyperlink w:anchor="_bookmark15" w:history="1">
        <w:proofErr w:type="spellStart"/>
        <w:r>
          <w:t>Schaye</w:t>
        </w:r>
        <w:proofErr w:type="spellEnd"/>
        <w:r>
          <w:rPr>
            <w:spacing w:val="-13"/>
          </w:rPr>
          <w:t xml:space="preserve"> </w:t>
        </w:r>
        <w:r>
          <w:t>et</w:t>
        </w:r>
        <w:r>
          <w:rPr>
            <w:spacing w:val="-13"/>
          </w:rPr>
          <w:t xml:space="preserve"> </w:t>
        </w:r>
        <w:r>
          <w:t>al.,</w:t>
        </w:r>
        <w:r>
          <w:rPr>
            <w:spacing w:val="-13"/>
          </w:rPr>
          <w:t xml:space="preserve"> </w:t>
        </w:r>
      </w:hyperlink>
      <w:hyperlink w:anchor="_bookmark15" w:history="1">
        <w:r>
          <w:t>2015,</w:t>
        </w:r>
      </w:hyperlink>
      <w:r>
        <w:t xml:space="preserve"> </w:t>
      </w:r>
      <w:hyperlink w:anchor="_bookmark16" w:history="1">
        <w:r>
          <w:t>Somerville</w:t>
        </w:r>
        <w:r>
          <w:rPr>
            <w:spacing w:val="-13"/>
          </w:rPr>
          <w:t xml:space="preserve"> </w:t>
        </w:r>
        <w:r>
          <w:t>and</w:t>
        </w:r>
        <w:r>
          <w:rPr>
            <w:spacing w:val="-13"/>
          </w:rPr>
          <w:t xml:space="preserve"> </w:t>
        </w:r>
        <w:proofErr w:type="spellStart"/>
        <w:r>
          <w:t>Davé</w:t>
        </w:r>
        <w:proofErr w:type="spellEnd"/>
        <w:r>
          <w:t>,</w:t>
        </w:r>
        <w:r>
          <w:rPr>
            <w:spacing w:val="-13"/>
          </w:rPr>
          <w:t xml:space="preserve"> </w:t>
        </w:r>
      </w:hyperlink>
      <w:hyperlink w:anchor="_bookmark16" w:history="1">
        <w:r>
          <w:t>2015,</w:t>
        </w:r>
        <w:r>
          <w:rPr>
            <w:spacing w:val="-13"/>
          </w:rPr>
          <w:t xml:space="preserve"> </w:t>
        </w:r>
      </w:hyperlink>
      <w:hyperlink w:anchor="_bookmark7" w:history="1">
        <w:proofErr w:type="spellStart"/>
        <w:r>
          <w:t>Davé</w:t>
        </w:r>
        <w:proofErr w:type="spellEnd"/>
        <w:r>
          <w:rPr>
            <w:spacing w:val="-13"/>
          </w:rPr>
          <w:t xml:space="preserve"> </w:t>
        </w:r>
        <w:r>
          <w:t>et</w:t>
        </w:r>
        <w:r>
          <w:rPr>
            <w:spacing w:val="-13"/>
          </w:rPr>
          <w:t xml:space="preserve"> </w:t>
        </w:r>
        <w:r>
          <w:t>al.,</w:t>
        </w:r>
        <w:r>
          <w:rPr>
            <w:spacing w:val="-13"/>
          </w:rPr>
          <w:t xml:space="preserve"> </w:t>
        </w:r>
      </w:hyperlink>
      <w:hyperlink w:anchor="_bookmark7" w:history="1">
        <w:r>
          <w:t>2017].</w:t>
        </w:r>
        <w:r>
          <w:rPr>
            <w:spacing w:val="2"/>
          </w:rPr>
          <w:t xml:space="preserve"> </w:t>
        </w:r>
      </w:hyperlink>
      <w:r>
        <w:t>This</w:t>
      </w:r>
      <w:r>
        <w:rPr>
          <w:spacing w:val="-13"/>
        </w:rPr>
        <w:t xml:space="preserve"> </w:t>
      </w:r>
      <w:r>
        <w:t>is</w:t>
      </w:r>
      <w:r>
        <w:rPr>
          <w:spacing w:val="-13"/>
        </w:rPr>
        <w:t xml:space="preserve"> </w:t>
      </w:r>
      <w:r>
        <w:t>not</w:t>
      </w:r>
      <w:r>
        <w:rPr>
          <w:spacing w:val="-13"/>
        </w:rPr>
        <w:t xml:space="preserve"> </w:t>
      </w:r>
      <w:r>
        <w:t>surprising</w:t>
      </w:r>
      <w:r>
        <w:rPr>
          <w:spacing w:val="-13"/>
        </w:rPr>
        <w:t xml:space="preserve"> </w:t>
      </w:r>
      <w:r>
        <w:t>since</w:t>
      </w:r>
      <w:r>
        <w:rPr>
          <w:spacing w:val="-13"/>
        </w:rPr>
        <w:t xml:space="preserve"> </w:t>
      </w:r>
      <w:r>
        <w:t>the</w:t>
      </w:r>
      <w:r>
        <w:rPr>
          <w:spacing w:val="-13"/>
        </w:rPr>
        <w:t xml:space="preserve"> </w:t>
      </w:r>
      <w:r>
        <w:t>potential</w:t>
      </w:r>
      <w:r>
        <w:rPr>
          <w:spacing w:val="-13"/>
        </w:rPr>
        <w:t xml:space="preserve"> </w:t>
      </w:r>
      <w:r>
        <w:t>energy</w:t>
      </w:r>
      <w:r>
        <w:rPr>
          <w:spacing w:val="-13"/>
        </w:rPr>
        <w:t xml:space="preserve"> </w:t>
      </w:r>
      <w:r>
        <w:t>associated</w:t>
      </w:r>
      <w:r>
        <w:rPr>
          <w:spacing w:val="-13"/>
        </w:rPr>
        <w:t xml:space="preserve"> </w:t>
      </w:r>
      <w:r>
        <w:t xml:space="preserve">with mass accretion onto a supermassive black hole is comparable to that generated via the nuclear fusion in the galaxy’s stars [see e.g. </w:t>
      </w:r>
      <w:hyperlink w:anchor="_bookmark8" w:history="1">
        <w:r>
          <w:t xml:space="preserve">Fabian, </w:t>
        </w:r>
      </w:hyperlink>
      <w:hyperlink w:anchor="_bookmark8" w:history="1">
        <w:r>
          <w:t>2012].</w:t>
        </w:r>
      </w:hyperlink>
      <w:r>
        <w:t xml:space="preserve"> Thus when a galaxy goes through a “quasar” phase (where gas is supplied and accreted by the SMBH) there is ample energy to potentially impact the host galaxy and the surrounding intergalactic</w:t>
      </w:r>
      <w:r>
        <w:rPr>
          <w:spacing w:val="-3"/>
        </w:rPr>
        <w:t xml:space="preserve"> </w:t>
      </w:r>
      <w:r>
        <w:t>medium.</w:t>
      </w:r>
    </w:p>
    <w:p w14:paraId="194EC085" w14:textId="77777777" w:rsidR="0098636F" w:rsidRDefault="00CC7689">
      <w:pPr>
        <w:pStyle w:val="BodyText"/>
        <w:spacing w:before="122" w:line="256" w:lineRule="auto"/>
        <w:ind w:right="100"/>
        <w:jc w:val="both"/>
      </w:pPr>
      <w:commentRangeStart w:id="1"/>
      <w:r>
        <w:rPr>
          <w:spacing w:val="-4"/>
        </w:rPr>
        <w:t>However,</w:t>
      </w:r>
      <w:r>
        <w:rPr>
          <w:spacing w:val="-13"/>
        </w:rPr>
        <w:t xml:space="preserve"> </w:t>
      </w:r>
      <w:r>
        <w:t>the</w:t>
      </w:r>
      <w:r>
        <w:rPr>
          <w:spacing w:val="-15"/>
        </w:rPr>
        <w:t xml:space="preserve"> </w:t>
      </w:r>
      <w:r>
        <w:t>details</w:t>
      </w:r>
      <w:r>
        <w:rPr>
          <w:spacing w:val="-15"/>
        </w:rPr>
        <w:t xml:space="preserve"> </w:t>
      </w:r>
      <w:r>
        <w:t>of</w:t>
      </w:r>
      <w:r>
        <w:rPr>
          <w:spacing w:val="-15"/>
        </w:rPr>
        <w:t xml:space="preserve"> </w:t>
      </w:r>
      <w:r>
        <w:t>the</w:t>
      </w:r>
      <w:r>
        <w:rPr>
          <w:spacing w:val="-15"/>
        </w:rPr>
        <w:t xml:space="preserve"> </w:t>
      </w:r>
      <w:r>
        <w:t>physical</w:t>
      </w:r>
      <w:r>
        <w:rPr>
          <w:spacing w:val="-15"/>
        </w:rPr>
        <w:t xml:space="preserve"> </w:t>
      </w:r>
      <w:r>
        <w:t>processes</w:t>
      </w:r>
      <w:r>
        <w:rPr>
          <w:spacing w:val="-15"/>
        </w:rPr>
        <w:t xml:space="preserve"> </w:t>
      </w:r>
      <w:r>
        <w:rPr>
          <w:spacing w:val="-3"/>
        </w:rPr>
        <w:t>involved</w:t>
      </w:r>
      <w:r>
        <w:rPr>
          <w:spacing w:val="-15"/>
        </w:rPr>
        <w:t xml:space="preserve"> </w:t>
      </w:r>
      <w:r>
        <w:t>in</w:t>
      </w:r>
      <w:r>
        <w:rPr>
          <w:spacing w:val="-15"/>
        </w:rPr>
        <w:t xml:space="preserve"> </w:t>
      </w:r>
      <w:r>
        <w:t>how</w:t>
      </w:r>
      <w:r>
        <w:rPr>
          <w:spacing w:val="-15"/>
        </w:rPr>
        <w:t xml:space="preserve"> </w:t>
      </w:r>
      <w:r>
        <w:t>this</w:t>
      </w:r>
      <w:r>
        <w:rPr>
          <w:spacing w:val="-15"/>
        </w:rPr>
        <w:t xml:space="preserve"> </w:t>
      </w:r>
      <w:r>
        <w:t>energy</w:t>
      </w:r>
      <w:r>
        <w:rPr>
          <w:spacing w:val="-15"/>
        </w:rPr>
        <w:t xml:space="preserve"> </w:t>
      </w:r>
      <w:r>
        <w:t>escapes</w:t>
      </w:r>
      <w:r>
        <w:rPr>
          <w:spacing w:val="-15"/>
        </w:rPr>
        <w:t xml:space="preserve"> </w:t>
      </w:r>
      <w:r>
        <w:t>the</w:t>
      </w:r>
      <w:r>
        <w:rPr>
          <w:spacing w:val="-15"/>
        </w:rPr>
        <w:t xml:space="preserve"> </w:t>
      </w:r>
      <w:r>
        <w:t>inner</w:t>
      </w:r>
      <w:r>
        <w:rPr>
          <w:spacing w:val="-15"/>
        </w:rPr>
        <w:t xml:space="preserve"> </w:t>
      </w:r>
      <w:r>
        <w:t>most</w:t>
      </w:r>
      <w:r>
        <w:rPr>
          <w:spacing w:val="-15"/>
        </w:rPr>
        <w:t xml:space="preserve"> </w:t>
      </w:r>
      <w:r>
        <w:t>regions</w:t>
      </w:r>
      <w:r>
        <w:rPr>
          <w:spacing w:val="-15"/>
        </w:rPr>
        <w:t xml:space="preserve"> </w:t>
      </w:r>
      <w:r>
        <w:t>of</w:t>
      </w:r>
      <w:r>
        <w:rPr>
          <w:spacing w:val="-15"/>
        </w:rPr>
        <w:t xml:space="preserve"> </w:t>
      </w:r>
      <w:r>
        <w:t>the galaxy</w:t>
      </w:r>
      <w:r>
        <w:rPr>
          <w:spacing w:val="-7"/>
        </w:rPr>
        <w:t xml:space="preserve"> </w:t>
      </w:r>
      <w:r>
        <w:t>and</w:t>
      </w:r>
      <w:r>
        <w:rPr>
          <w:spacing w:val="-7"/>
        </w:rPr>
        <w:t xml:space="preserve"> </w:t>
      </w:r>
      <w:r>
        <w:t>then</w:t>
      </w:r>
      <w:r>
        <w:rPr>
          <w:spacing w:val="-7"/>
        </w:rPr>
        <w:t xml:space="preserve"> </w:t>
      </w:r>
      <w:r>
        <w:t>interacts</w:t>
      </w:r>
      <w:r>
        <w:rPr>
          <w:spacing w:val="-7"/>
        </w:rPr>
        <w:t xml:space="preserve"> </w:t>
      </w:r>
      <w:r>
        <w:t>with</w:t>
      </w:r>
      <w:r>
        <w:rPr>
          <w:spacing w:val="-7"/>
        </w:rPr>
        <w:t xml:space="preserve"> </w:t>
      </w:r>
      <w:r>
        <w:t>the</w:t>
      </w:r>
      <w:r>
        <w:rPr>
          <w:spacing w:val="-7"/>
        </w:rPr>
        <w:t xml:space="preserve"> </w:t>
      </w:r>
      <w:r>
        <w:t>gas,</w:t>
      </w:r>
      <w:r>
        <w:rPr>
          <w:spacing w:val="-7"/>
        </w:rPr>
        <w:t xml:space="preserve"> </w:t>
      </w:r>
      <w:r>
        <w:t>dust,</w:t>
      </w:r>
      <w:r>
        <w:rPr>
          <w:spacing w:val="-7"/>
        </w:rPr>
        <w:t xml:space="preserve"> </w:t>
      </w:r>
      <w:r>
        <w:t>stars</w:t>
      </w:r>
      <w:r>
        <w:rPr>
          <w:spacing w:val="-7"/>
        </w:rPr>
        <w:t xml:space="preserve"> </w:t>
      </w:r>
      <w:r>
        <w:t>and</w:t>
      </w:r>
      <w:r>
        <w:rPr>
          <w:spacing w:val="-7"/>
        </w:rPr>
        <w:t xml:space="preserve"> </w:t>
      </w:r>
      <w:r>
        <w:t>dark</w:t>
      </w:r>
      <w:r>
        <w:rPr>
          <w:spacing w:val="-7"/>
        </w:rPr>
        <w:t xml:space="preserve"> </w:t>
      </w:r>
      <w:r>
        <w:t>matter,</w:t>
      </w:r>
      <w:r>
        <w:rPr>
          <w:spacing w:val="-6"/>
        </w:rPr>
        <w:t xml:space="preserve"> </w:t>
      </w:r>
      <w:r>
        <w:t>is</w:t>
      </w:r>
      <w:r>
        <w:rPr>
          <w:spacing w:val="-7"/>
        </w:rPr>
        <w:t xml:space="preserve"> </w:t>
      </w:r>
      <w:r>
        <w:t>currently</w:t>
      </w:r>
      <w:r>
        <w:rPr>
          <w:spacing w:val="-7"/>
        </w:rPr>
        <w:t xml:space="preserve"> </w:t>
      </w:r>
      <w:r w:rsidRPr="003027D3">
        <w:rPr>
          <w:b/>
        </w:rPr>
        <w:t>poorly</w:t>
      </w:r>
      <w:r w:rsidRPr="003027D3">
        <w:rPr>
          <w:b/>
          <w:spacing w:val="-7"/>
        </w:rPr>
        <w:t xml:space="preserve"> </w:t>
      </w:r>
      <w:r w:rsidRPr="003027D3">
        <w:rPr>
          <w:b/>
        </w:rPr>
        <w:t>understood</w:t>
      </w:r>
      <w:r>
        <w:t>,</w:t>
      </w:r>
      <w:r>
        <w:rPr>
          <w:spacing w:val="-7"/>
        </w:rPr>
        <w:t xml:space="preserve"> </w:t>
      </w:r>
      <w:r>
        <w:t>with</w:t>
      </w:r>
      <w:r>
        <w:rPr>
          <w:spacing w:val="-7"/>
        </w:rPr>
        <w:t xml:space="preserve"> </w:t>
      </w:r>
      <w:r>
        <w:t>current observational data giving more puzzles than clues on how to make progress</w:t>
      </w:r>
      <w:commentRangeEnd w:id="1"/>
      <w:r w:rsidR="003027D3">
        <w:rPr>
          <w:rStyle w:val="CommentReference"/>
        </w:rPr>
        <w:commentReference w:id="1"/>
      </w:r>
      <w:r>
        <w:t xml:space="preserve">. Significant further issues arise since startling new observations by the </w:t>
      </w:r>
      <w:r>
        <w:rPr>
          <w:spacing w:val="-9"/>
        </w:rPr>
        <w:t xml:space="preserve">P.I.’s </w:t>
      </w:r>
      <w:r>
        <w:t xml:space="preserve">(Nicholas </w:t>
      </w:r>
      <w:r>
        <w:rPr>
          <w:spacing w:val="-13"/>
        </w:rPr>
        <w:t xml:space="preserve">P. </w:t>
      </w:r>
      <w:r>
        <w:t xml:space="preserve">Ross; NPR) research team </w:t>
      </w:r>
      <w:hyperlink w:anchor="_bookmark12" w:history="1">
        <w:r>
          <w:t xml:space="preserve">[MacLeod et al., </w:t>
        </w:r>
      </w:hyperlink>
      <w:hyperlink w:anchor="_bookmark12" w:history="1">
        <w:r>
          <w:t>2016,</w:t>
        </w:r>
      </w:hyperlink>
      <w:r>
        <w:t xml:space="preserve"> </w:t>
      </w:r>
      <w:hyperlink w:anchor="_bookmark14" w:history="1">
        <w:r>
          <w:t>Ross</w:t>
        </w:r>
        <w:r>
          <w:rPr>
            <w:spacing w:val="-12"/>
          </w:rPr>
          <w:t xml:space="preserve"> </w:t>
        </w:r>
        <w:r>
          <w:t>et</w:t>
        </w:r>
        <w:r>
          <w:rPr>
            <w:spacing w:val="-12"/>
          </w:rPr>
          <w:t xml:space="preserve"> </w:t>
        </w:r>
        <w:r>
          <w:t>al.,</w:t>
        </w:r>
        <w:r>
          <w:rPr>
            <w:spacing w:val="-12"/>
          </w:rPr>
          <w:t xml:space="preserve"> </w:t>
        </w:r>
      </w:hyperlink>
      <w:hyperlink w:anchor="_bookmark14" w:history="1">
        <w:r>
          <w:t>2018]</w:t>
        </w:r>
        <w:r>
          <w:rPr>
            <w:spacing w:val="-12"/>
          </w:rPr>
          <w:t xml:space="preserve"> </w:t>
        </w:r>
      </w:hyperlink>
      <w:r>
        <w:t>show</w:t>
      </w:r>
      <w:r>
        <w:rPr>
          <w:spacing w:val="-12"/>
        </w:rPr>
        <w:t xml:space="preserve"> </w:t>
      </w:r>
      <w:r>
        <w:t>that</w:t>
      </w:r>
      <w:r>
        <w:rPr>
          <w:spacing w:val="-12"/>
        </w:rPr>
        <w:t xml:space="preserve"> </w:t>
      </w:r>
      <w:r>
        <w:rPr>
          <w:i/>
        </w:rPr>
        <w:t>quasars</w:t>
      </w:r>
      <w:r>
        <w:rPr>
          <w:i/>
          <w:spacing w:val="-12"/>
        </w:rPr>
        <w:t xml:space="preserve"> </w:t>
      </w:r>
      <w:r>
        <w:rPr>
          <w:i/>
        </w:rPr>
        <w:t>vary</w:t>
      </w:r>
      <w:r>
        <w:rPr>
          <w:i/>
          <w:spacing w:val="-12"/>
        </w:rPr>
        <w:t xml:space="preserve"> </w:t>
      </w:r>
      <w:r>
        <w:rPr>
          <w:i/>
        </w:rPr>
        <w:t>significantly</w:t>
      </w:r>
      <w:r>
        <w:rPr>
          <w:i/>
          <w:spacing w:val="-12"/>
        </w:rPr>
        <w:t xml:space="preserve"> </w:t>
      </w:r>
      <w:r>
        <w:rPr>
          <w:i/>
        </w:rPr>
        <w:t>on</w:t>
      </w:r>
      <w:r>
        <w:rPr>
          <w:i/>
          <w:spacing w:val="-12"/>
        </w:rPr>
        <w:t xml:space="preserve"> </w:t>
      </w:r>
      <w:r>
        <w:rPr>
          <w:i/>
        </w:rPr>
        <w:t>timescales</w:t>
      </w:r>
      <w:r>
        <w:rPr>
          <w:i/>
          <w:spacing w:val="-12"/>
        </w:rPr>
        <w:t xml:space="preserve"> </w:t>
      </w:r>
      <w:r>
        <w:rPr>
          <w:i/>
        </w:rPr>
        <w:t>of</w:t>
      </w:r>
      <w:r>
        <w:rPr>
          <w:i/>
          <w:spacing w:val="-12"/>
        </w:rPr>
        <w:t xml:space="preserve"> </w:t>
      </w:r>
      <w:r>
        <w:rPr>
          <w:i/>
        </w:rPr>
        <w:t>weeks</w:t>
      </w:r>
      <w:r>
        <w:rPr>
          <w:i/>
          <w:spacing w:val="-12"/>
        </w:rPr>
        <w:t xml:space="preserve"> </w:t>
      </w:r>
      <w:r>
        <w:rPr>
          <w:i/>
        </w:rPr>
        <w:t>to</w:t>
      </w:r>
      <w:r>
        <w:rPr>
          <w:i/>
          <w:spacing w:val="-12"/>
        </w:rPr>
        <w:t xml:space="preserve"> </w:t>
      </w:r>
      <w:r>
        <w:rPr>
          <w:i/>
        </w:rPr>
        <w:t>months</w:t>
      </w:r>
      <w:r>
        <w:t>,</w:t>
      </w:r>
      <w:r>
        <w:rPr>
          <w:spacing w:val="-11"/>
        </w:rPr>
        <w:t xml:space="preserve"> </w:t>
      </w:r>
      <w:r>
        <w:t>whereas</w:t>
      </w:r>
      <w:r>
        <w:rPr>
          <w:spacing w:val="-12"/>
        </w:rPr>
        <w:t xml:space="preserve"> </w:t>
      </w:r>
      <w:r>
        <w:t>the</w:t>
      </w:r>
      <w:r>
        <w:rPr>
          <w:spacing w:val="-12"/>
        </w:rPr>
        <w:t xml:space="preserve"> </w:t>
      </w:r>
      <w:r>
        <w:t xml:space="preserve">accretion disks (that supply ‘fuel’ for the quasar) should take thousands of years to change their optical emission; this has recently been called the “Quasar Viscosity Crisis” [e.g., </w:t>
      </w:r>
      <w:hyperlink w:anchor="_bookmark10" w:history="1">
        <w:r>
          <w:t xml:space="preserve">Lawrence, </w:t>
        </w:r>
      </w:hyperlink>
      <w:hyperlink w:anchor="_bookmark10" w:history="1">
        <w:r>
          <w:t>2018].</w:t>
        </w:r>
      </w:hyperlink>
      <w:r>
        <w:t xml:space="preserve"> Thus, it is unclear if we </w:t>
      </w:r>
      <w:r>
        <w:rPr>
          <w:spacing w:val="-3"/>
        </w:rPr>
        <w:t xml:space="preserve">have </w:t>
      </w:r>
      <w:r>
        <w:t>an</w:t>
      </w:r>
      <w:r>
        <w:rPr>
          <w:spacing w:val="-5"/>
        </w:rPr>
        <w:t xml:space="preserve"> </w:t>
      </w:r>
      <w:r>
        <w:t>understanding</w:t>
      </w:r>
      <w:r>
        <w:rPr>
          <w:spacing w:val="-5"/>
        </w:rPr>
        <w:t xml:space="preserve"> </w:t>
      </w:r>
      <w:r>
        <w:t>of</w:t>
      </w:r>
      <w:r>
        <w:rPr>
          <w:spacing w:val="-5"/>
        </w:rPr>
        <w:t xml:space="preserve"> </w:t>
      </w:r>
      <w:r>
        <w:t>a</w:t>
      </w:r>
      <w:r>
        <w:rPr>
          <w:spacing w:val="-5"/>
        </w:rPr>
        <w:t xml:space="preserve"> </w:t>
      </w:r>
      <w:r>
        <w:t>physical</w:t>
      </w:r>
      <w:r>
        <w:rPr>
          <w:spacing w:val="-5"/>
        </w:rPr>
        <w:t xml:space="preserve"> </w:t>
      </w:r>
      <w:proofErr w:type="spellStart"/>
      <w:r>
        <w:t>phenomena</w:t>
      </w:r>
      <w:proofErr w:type="spellEnd"/>
      <w:r>
        <w:rPr>
          <w:spacing w:val="-5"/>
        </w:rPr>
        <w:t xml:space="preserve"> </w:t>
      </w:r>
      <w:r>
        <w:t>prevalent</w:t>
      </w:r>
      <w:r>
        <w:rPr>
          <w:spacing w:val="-5"/>
        </w:rPr>
        <w:t xml:space="preserve"> </w:t>
      </w:r>
      <w:r>
        <w:t>in</w:t>
      </w:r>
      <w:r>
        <w:rPr>
          <w:spacing w:val="-5"/>
        </w:rPr>
        <w:t xml:space="preserve"> </w:t>
      </w:r>
      <w:r>
        <w:t>many</w:t>
      </w:r>
      <w:r>
        <w:rPr>
          <w:spacing w:val="-5"/>
        </w:rPr>
        <w:t xml:space="preserve"> </w:t>
      </w:r>
      <w:r>
        <w:t>astrophysical</w:t>
      </w:r>
      <w:r>
        <w:rPr>
          <w:spacing w:val="-5"/>
        </w:rPr>
        <w:t xml:space="preserve"> </w:t>
      </w:r>
      <w:r>
        <w:t>systems:</w:t>
      </w:r>
      <w:r>
        <w:rPr>
          <w:spacing w:val="6"/>
        </w:rPr>
        <w:t xml:space="preserve"> </w:t>
      </w:r>
      <w:r>
        <w:t>the</w:t>
      </w:r>
      <w:r>
        <w:rPr>
          <w:spacing w:val="-5"/>
        </w:rPr>
        <w:t xml:space="preserve"> </w:t>
      </w:r>
      <w:r>
        <w:t>accretion</w:t>
      </w:r>
      <w:r>
        <w:rPr>
          <w:spacing w:val="-5"/>
        </w:rPr>
        <w:t xml:space="preserve"> </w:t>
      </w:r>
      <w:r>
        <w:t>disk.</w:t>
      </w:r>
    </w:p>
    <w:p w14:paraId="7D3C64A3" w14:textId="77777777" w:rsidR="0098636F" w:rsidRDefault="00CC7689">
      <w:pPr>
        <w:pStyle w:val="BodyText"/>
        <w:spacing w:before="122" w:line="242" w:lineRule="auto"/>
        <w:ind w:right="100"/>
        <w:jc w:val="both"/>
      </w:pPr>
      <w:r>
        <w:t>The</w:t>
      </w:r>
      <w:r>
        <w:rPr>
          <w:spacing w:val="-6"/>
        </w:rPr>
        <w:t xml:space="preserve"> </w:t>
      </w:r>
      <w:r>
        <w:t>field</w:t>
      </w:r>
      <w:r>
        <w:rPr>
          <w:spacing w:val="-6"/>
        </w:rPr>
        <w:t xml:space="preserve"> </w:t>
      </w:r>
      <w:r>
        <w:t>of</w:t>
      </w:r>
      <w:r>
        <w:rPr>
          <w:spacing w:val="-6"/>
        </w:rPr>
        <w:t xml:space="preserve"> </w:t>
      </w:r>
      <w:r>
        <w:t>observational</w:t>
      </w:r>
      <w:r>
        <w:rPr>
          <w:spacing w:val="-6"/>
        </w:rPr>
        <w:t xml:space="preserve"> </w:t>
      </w:r>
      <w:r>
        <w:t>extragalactic</w:t>
      </w:r>
      <w:r>
        <w:rPr>
          <w:spacing w:val="-6"/>
        </w:rPr>
        <w:t xml:space="preserve"> </w:t>
      </w:r>
      <w:r>
        <w:t>astrophysics</w:t>
      </w:r>
      <w:r>
        <w:rPr>
          <w:spacing w:val="-6"/>
        </w:rPr>
        <w:t xml:space="preserve"> </w:t>
      </w:r>
      <w:r>
        <w:t>is</w:t>
      </w:r>
      <w:r>
        <w:rPr>
          <w:spacing w:val="-6"/>
        </w:rPr>
        <w:t xml:space="preserve"> </w:t>
      </w:r>
      <w:r>
        <w:t>poised</w:t>
      </w:r>
      <w:r>
        <w:rPr>
          <w:spacing w:val="-6"/>
        </w:rPr>
        <w:t xml:space="preserve"> </w:t>
      </w:r>
      <w:r>
        <w:t>for</w:t>
      </w:r>
      <w:r>
        <w:rPr>
          <w:spacing w:val="-6"/>
        </w:rPr>
        <w:t xml:space="preserve"> </w:t>
      </w:r>
      <w:r>
        <w:t>a</w:t>
      </w:r>
      <w:r>
        <w:rPr>
          <w:spacing w:val="-6"/>
        </w:rPr>
        <w:t xml:space="preserve"> </w:t>
      </w:r>
      <w:r>
        <w:t>fundamental</w:t>
      </w:r>
      <w:r>
        <w:rPr>
          <w:spacing w:val="-6"/>
        </w:rPr>
        <w:t xml:space="preserve"> </w:t>
      </w:r>
      <w:r>
        <w:t>and</w:t>
      </w:r>
      <w:r>
        <w:rPr>
          <w:spacing w:val="-6"/>
        </w:rPr>
        <w:t xml:space="preserve"> </w:t>
      </w:r>
      <w:r>
        <w:t>rapid</w:t>
      </w:r>
      <w:r>
        <w:rPr>
          <w:spacing w:val="-6"/>
        </w:rPr>
        <w:t xml:space="preserve"> </w:t>
      </w:r>
      <w:r>
        <w:t>change.</w:t>
      </w:r>
      <w:r>
        <w:rPr>
          <w:spacing w:val="7"/>
        </w:rPr>
        <w:t xml:space="preserve"> </w:t>
      </w:r>
      <w:r>
        <w:t>Starting</w:t>
      </w:r>
      <w:r>
        <w:rPr>
          <w:spacing w:val="-6"/>
        </w:rPr>
        <w:t xml:space="preserve"> </w:t>
      </w:r>
      <w:r>
        <w:t>in late</w:t>
      </w:r>
      <w:r>
        <w:rPr>
          <w:spacing w:val="-11"/>
        </w:rPr>
        <w:t xml:space="preserve"> </w:t>
      </w:r>
      <w:r>
        <w:t>2019,</w:t>
      </w:r>
      <w:r>
        <w:rPr>
          <w:spacing w:val="-10"/>
        </w:rPr>
        <w:t xml:space="preserve"> </w:t>
      </w:r>
      <w:r>
        <w:t>a</w:t>
      </w:r>
      <w:r>
        <w:rPr>
          <w:spacing w:val="-11"/>
        </w:rPr>
        <w:t xml:space="preserve"> </w:t>
      </w:r>
      <w:r>
        <w:t>fleet</w:t>
      </w:r>
      <w:r>
        <w:rPr>
          <w:spacing w:val="-11"/>
        </w:rPr>
        <w:t xml:space="preserve"> </w:t>
      </w:r>
      <w:r>
        <w:t>of</w:t>
      </w:r>
      <w:r>
        <w:rPr>
          <w:spacing w:val="-11"/>
        </w:rPr>
        <w:t xml:space="preserve"> </w:t>
      </w:r>
      <w:r>
        <w:t>new</w:t>
      </w:r>
      <w:r>
        <w:rPr>
          <w:spacing w:val="-11"/>
        </w:rPr>
        <w:t xml:space="preserve"> </w:t>
      </w:r>
      <w:r>
        <w:t>telescopes,</w:t>
      </w:r>
      <w:r>
        <w:rPr>
          <w:spacing w:val="-10"/>
        </w:rPr>
        <w:t xml:space="preserve"> </w:t>
      </w:r>
      <w:r>
        <w:t>instruments</w:t>
      </w:r>
      <w:r>
        <w:rPr>
          <w:spacing w:val="-11"/>
        </w:rPr>
        <w:t xml:space="preserve"> </w:t>
      </w:r>
      <w:r>
        <w:t>and</w:t>
      </w:r>
      <w:r>
        <w:rPr>
          <w:spacing w:val="-11"/>
        </w:rPr>
        <w:t xml:space="preserve"> </w:t>
      </w:r>
      <w:r>
        <w:t>missions</w:t>
      </w:r>
      <w:r>
        <w:rPr>
          <w:spacing w:val="-11"/>
        </w:rPr>
        <w:t xml:space="preserve"> </w:t>
      </w:r>
      <w:r>
        <w:t>will</w:t>
      </w:r>
      <w:r>
        <w:rPr>
          <w:spacing w:val="-11"/>
        </w:rPr>
        <w:t xml:space="preserve"> </w:t>
      </w:r>
      <w:r>
        <w:t>be</w:t>
      </w:r>
      <w:r>
        <w:rPr>
          <w:spacing w:val="-11"/>
        </w:rPr>
        <w:t xml:space="preserve"> </w:t>
      </w:r>
      <w:r>
        <w:t>commissioned,</w:t>
      </w:r>
      <w:r>
        <w:rPr>
          <w:spacing w:val="-10"/>
        </w:rPr>
        <w:t xml:space="preserve"> </w:t>
      </w:r>
      <w:r>
        <w:t>start</w:t>
      </w:r>
      <w:r>
        <w:rPr>
          <w:spacing w:val="-11"/>
        </w:rPr>
        <w:t xml:space="preserve"> </w:t>
      </w:r>
      <w:r>
        <w:t>data</w:t>
      </w:r>
      <w:r>
        <w:rPr>
          <w:spacing w:val="-11"/>
        </w:rPr>
        <w:t xml:space="preserve"> </w:t>
      </w:r>
      <w:r>
        <w:t>taking,</w:t>
      </w:r>
      <w:r>
        <w:rPr>
          <w:spacing w:val="-10"/>
        </w:rPr>
        <w:t xml:space="preserve"> </w:t>
      </w:r>
      <w:r>
        <w:t>and</w:t>
      </w:r>
      <w:r>
        <w:rPr>
          <w:spacing w:val="-11"/>
        </w:rPr>
        <w:t xml:space="preserve"> </w:t>
      </w:r>
      <w:r>
        <w:t xml:space="preserve">will leap-frog the quality and quantity of data we </w:t>
      </w:r>
      <w:r>
        <w:rPr>
          <w:spacing w:val="-3"/>
        </w:rPr>
        <w:t xml:space="preserve">have </w:t>
      </w:r>
      <w:r>
        <w:t xml:space="preserve">available </w:t>
      </w:r>
      <w:r>
        <w:rPr>
          <w:spacing w:val="-3"/>
        </w:rPr>
        <w:t xml:space="preserve">today. </w:t>
      </w:r>
      <w:r>
        <w:t>These surveys and missions include: the fifth incarnation of the Sloan Digital Sky Survey (SDSS-V</w:t>
      </w:r>
      <w:hyperlink w:anchor="_bookmark0" w:history="1">
        <w:r>
          <w:rPr>
            <w:position w:val="8"/>
            <w:sz w:val="16"/>
          </w:rPr>
          <w:t>1</w:t>
        </w:r>
      </w:hyperlink>
      <w:r>
        <w:t>); the Large Synoptic Survey Telescope</w:t>
      </w:r>
      <w:r>
        <w:rPr>
          <w:spacing w:val="-22"/>
        </w:rPr>
        <w:t xml:space="preserve"> </w:t>
      </w:r>
      <w:r>
        <w:t>(LSST</w:t>
      </w:r>
      <w:hyperlink w:anchor="_bookmark1" w:history="1">
        <w:r>
          <w:rPr>
            <w:position w:val="8"/>
            <w:sz w:val="16"/>
          </w:rPr>
          <w:t>2</w:t>
        </w:r>
      </w:hyperlink>
      <w:r>
        <w:t>); the</w:t>
      </w:r>
      <w:r>
        <w:rPr>
          <w:spacing w:val="-15"/>
        </w:rPr>
        <w:t xml:space="preserve"> </w:t>
      </w:r>
      <w:r>
        <w:t>Dark</w:t>
      </w:r>
      <w:r>
        <w:rPr>
          <w:spacing w:val="-15"/>
        </w:rPr>
        <w:t xml:space="preserve"> </w:t>
      </w:r>
      <w:r>
        <w:t>Energy</w:t>
      </w:r>
      <w:r>
        <w:rPr>
          <w:spacing w:val="-15"/>
        </w:rPr>
        <w:t xml:space="preserve"> </w:t>
      </w:r>
      <w:r>
        <w:t>Spectroscopic</w:t>
      </w:r>
      <w:r>
        <w:rPr>
          <w:spacing w:val="-15"/>
        </w:rPr>
        <w:t xml:space="preserve"> </w:t>
      </w:r>
      <w:r>
        <w:t>Instrument</w:t>
      </w:r>
      <w:r>
        <w:rPr>
          <w:spacing w:val="-15"/>
        </w:rPr>
        <w:t xml:space="preserve"> </w:t>
      </w:r>
      <w:r>
        <w:t>(DESI</w:t>
      </w:r>
      <w:hyperlink w:anchor="_bookmark2" w:history="1">
        <w:r>
          <w:rPr>
            <w:position w:val="8"/>
            <w:sz w:val="16"/>
          </w:rPr>
          <w:t>3</w:t>
        </w:r>
      </w:hyperlink>
      <w:r>
        <w:t>)</w:t>
      </w:r>
      <w:r>
        <w:rPr>
          <w:spacing w:val="-15"/>
        </w:rPr>
        <w:t xml:space="preserve"> </w:t>
      </w:r>
      <w:r>
        <w:t>survey;</w:t>
      </w:r>
      <w:r>
        <w:rPr>
          <w:spacing w:val="-13"/>
        </w:rPr>
        <w:t xml:space="preserve"> </w:t>
      </w:r>
      <w:r>
        <w:t>the</w:t>
      </w:r>
      <w:r>
        <w:rPr>
          <w:spacing w:val="-15"/>
        </w:rPr>
        <w:t xml:space="preserve"> </w:t>
      </w:r>
      <w:r>
        <w:t>4-metre</w:t>
      </w:r>
      <w:r>
        <w:rPr>
          <w:spacing w:val="-15"/>
        </w:rPr>
        <w:t xml:space="preserve"> </w:t>
      </w:r>
      <w:r>
        <w:t>Multi-Object</w:t>
      </w:r>
      <w:r>
        <w:rPr>
          <w:spacing w:val="-15"/>
        </w:rPr>
        <w:t xml:space="preserve"> </w:t>
      </w:r>
      <w:r>
        <w:t>Spectroscopic</w:t>
      </w:r>
      <w:r>
        <w:rPr>
          <w:spacing w:val="-15"/>
        </w:rPr>
        <w:t xml:space="preserve"> </w:t>
      </w:r>
      <w:r>
        <w:t>Telescope (4MOST</w:t>
      </w:r>
      <w:hyperlink w:anchor="_bookmark3" w:history="1">
        <w:r>
          <w:rPr>
            <w:position w:val="8"/>
            <w:sz w:val="16"/>
          </w:rPr>
          <w:t>4</w:t>
        </w:r>
      </w:hyperlink>
      <w:r>
        <w:t>)</w:t>
      </w:r>
      <w:r>
        <w:rPr>
          <w:spacing w:val="-6"/>
        </w:rPr>
        <w:t xml:space="preserve"> </w:t>
      </w:r>
      <w:r>
        <w:rPr>
          <w:spacing w:val="-4"/>
        </w:rPr>
        <w:t>survey,</w:t>
      </w:r>
      <w:r>
        <w:rPr>
          <w:spacing w:val="-6"/>
        </w:rPr>
        <w:t xml:space="preserve"> </w:t>
      </w:r>
      <w:r>
        <w:t>and</w:t>
      </w:r>
      <w:r>
        <w:rPr>
          <w:spacing w:val="-6"/>
        </w:rPr>
        <w:t xml:space="preserve"> </w:t>
      </w:r>
      <w:r>
        <w:t>the</w:t>
      </w:r>
      <w:r>
        <w:rPr>
          <w:spacing w:val="-6"/>
        </w:rPr>
        <w:t xml:space="preserve"> </w:t>
      </w:r>
      <w:r>
        <w:t>ESA</w:t>
      </w:r>
      <w:r>
        <w:rPr>
          <w:spacing w:val="-6"/>
        </w:rPr>
        <w:t xml:space="preserve"> </w:t>
      </w:r>
      <w:r>
        <w:rPr>
          <w:i/>
        </w:rPr>
        <w:t>Euclid</w:t>
      </w:r>
      <w:r>
        <w:rPr>
          <w:i/>
          <w:spacing w:val="-6"/>
        </w:rPr>
        <w:t xml:space="preserve"> </w:t>
      </w:r>
      <w:r>
        <w:t>mission</w:t>
      </w:r>
      <w:hyperlink w:anchor="_bookmark4" w:history="1">
        <w:r>
          <w:rPr>
            <w:position w:val="8"/>
            <w:sz w:val="16"/>
          </w:rPr>
          <w:t>5</w:t>
        </w:r>
      </w:hyperlink>
      <w:r>
        <w:t>.</w:t>
      </w:r>
      <w:r>
        <w:rPr>
          <w:spacing w:val="6"/>
        </w:rPr>
        <w:t xml:space="preserve"> </w:t>
      </w:r>
      <w:r>
        <w:t>Even</w:t>
      </w:r>
      <w:r>
        <w:rPr>
          <w:spacing w:val="-6"/>
        </w:rPr>
        <w:t xml:space="preserve"> </w:t>
      </w:r>
      <w:r>
        <w:t>more</w:t>
      </w:r>
      <w:r>
        <w:rPr>
          <w:spacing w:val="-6"/>
        </w:rPr>
        <w:t xml:space="preserve"> </w:t>
      </w:r>
      <w:r>
        <w:t>imminent</w:t>
      </w:r>
      <w:r>
        <w:rPr>
          <w:spacing w:val="-6"/>
        </w:rPr>
        <w:t xml:space="preserve"> </w:t>
      </w:r>
      <w:r>
        <w:t>is</w:t>
      </w:r>
      <w:r>
        <w:rPr>
          <w:spacing w:val="-6"/>
        </w:rPr>
        <w:t xml:space="preserve"> </w:t>
      </w:r>
      <w:r>
        <w:t>the</w:t>
      </w:r>
      <w:r>
        <w:rPr>
          <w:spacing w:val="-6"/>
        </w:rPr>
        <w:t xml:space="preserve"> </w:t>
      </w:r>
      <w:r>
        <w:t>launch</w:t>
      </w:r>
      <w:r>
        <w:rPr>
          <w:spacing w:val="-6"/>
        </w:rPr>
        <w:t xml:space="preserve"> </w:t>
      </w:r>
      <w:r>
        <w:t>of</w:t>
      </w:r>
      <w:r>
        <w:rPr>
          <w:spacing w:val="-6"/>
        </w:rPr>
        <w:t xml:space="preserve"> </w:t>
      </w:r>
      <w:r>
        <w:t>the</w:t>
      </w:r>
      <w:r>
        <w:rPr>
          <w:spacing w:val="-6"/>
        </w:rPr>
        <w:t xml:space="preserve"> </w:t>
      </w:r>
      <w:r>
        <w:rPr>
          <w:i/>
        </w:rPr>
        <w:t>James</w:t>
      </w:r>
      <w:r>
        <w:rPr>
          <w:i/>
          <w:spacing w:val="-6"/>
        </w:rPr>
        <w:t xml:space="preserve"> Webb </w:t>
      </w:r>
      <w:r>
        <w:rPr>
          <w:i/>
        </w:rPr>
        <w:t xml:space="preserve">Space </w:t>
      </w:r>
      <w:r>
        <w:rPr>
          <w:i/>
          <w:spacing w:val="-3"/>
        </w:rPr>
        <w:t>Telescope</w:t>
      </w:r>
      <w:r>
        <w:rPr>
          <w:i/>
          <w:spacing w:val="-1"/>
        </w:rPr>
        <w:t xml:space="preserve"> </w:t>
      </w:r>
      <w:r>
        <w:t>(JWST</w:t>
      </w:r>
      <w:hyperlink w:anchor="_bookmark5" w:history="1">
        <w:r>
          <w:rPr>
            <w:position w:val="8"/>
            <w:sz w:val="16"/>
          </w:rPr>
          <w:t>6</w:t>
        </w:r>
      </w:hyperlink>
      <w:r>
        <w:t>).</w:t>
      </w:r>
    </w:p>
    <w:p w14:paraId="10EDB582" w14:textId="040225E1" w:rsidR="0098636F" w:rsidRDefault="00CC7689">
      <w:pPr>
        <w:pPrChange w:id="2" w:author="Dora" w:date="2018-02-12T10:19:00Z">
          <w:pPr>
            <w:spacing w:before="132" w:line="256" w:lineRule="auto"/>
            <w:ind w:left="162" w:right="100"/>
            <w:jc w:val="both"/>
          </w:pPr>
        </w:pPrChange>
      </w:pPr>
      <w:r>
        <w:t>This</w:t>
      </w:r>
      <w:r>
        <w:rPr>
          <w:spacing w:val="-13"/>
        </w:rPr>
        <w:t xml:space="preserve"> </w:t>
      </w:r>
      <w:r>
        <w:t>proposal</w:t>
      </w:r>
      <w:r>
        <w:rPr>
          <w:spacing w:val="-13"/>
        </w:rPr>
        <w:t xml:space="preserve"> </w:t>
      </w:r>
      <w:r>
        <w:t>has</w:t>
      </w:r>
      <w:r>
        <w:rPr>
          <w:spacing w:val="-13"/>
        </w:rPr>
        <w:t xml:space="preserve"> </w:t>
      </w:r>
      <w:r>
        <w:t>two</w:t>
      </w:r>
      <w:r>
        <w:rPr>
          <w:spacing w:val="-13"/>
        </w:rPr>
        <w:t xml:space="preserve"> </w:t>
      </w:r>
      <w:r>
        <w:t>broad</w:t>
      </w:r>
      <w:r>
        <w:rPr>
          <w:spacing w:val="-13"/>
        </w:rPr>
        <w:t xml:space="preserve"> </w:t>
      </w:r>
      <w:r>
        <w:t>and</w:t>
      </w:r>
      <w:r>
        <w:rPr>
          <w:spacing w:val="-13"/>
        </w:rPr>
        <w:t xml:space="preserve"> </w:t>
      </w:r>
      <w:r>
        <w:t>well-posed</w:t>
      </w:r>
      <w:r>
        <w:rPr>
          <w:spacing w:val="-13"/>
        </w:rPr>
        <w:t xml:space="preserve"> </w:t>
      </w:r>
      <w:r>
        <w:t>goals.</w:t>
      </w:r>
      <w:r>
        <w:rPr>
          <w:spacing w:val="2"/>
        </w:rPr>
        <w:t xml:space="preserve"> </w:t>
      </w:r>
      <w:r>
        <w:t>First,</w:t>
      </w:r>
      <w:r>
        <w:rPr>
          <w:spacing w:val="-11"/>
        </w:rPr>
        <w:t xml:space="preserve"> </w:t>
      </w:r>
      <w:r>
        <w:t>we</w:t>
      </w:r>
      <w:r>
        <w:rPr>
          <w:spacing w:val="-13"/>
        </w:rPr>
        <w:t xml:space="preserve"> </w:t>
      </w:r>
      <w:r>
        <w:t>aim</w:t>
      </w:r>
      <w:r>
        <w:rPr>
          <w:spacing w:val="-13"/>
        </w:rPr>
        <w:t xml:space="preserve"> </w:t>
      </w:r>
      <w:r>
        <w:t>to</w:t>
      </w:r>
      <w:r>
        <w:rPr>
          <w:spacing w:val="-13"/>
        </w:rPr>
        <w:t xml:space="preserve"> </w:t>
      </w:r>
      <w:r>
        <w:t>elucidate</w:t>
      </w:r>
      <w:r>
        <w:rPr>
          <w:spacing w:val="-13"/>
        </w:rPr>
        <w:t xml:space="preserve"> </w:t>
      </w:r>
      <w:r>
        <w:t>in</w:t>
      </w:r>
      <w:r>
        <w:rPr>
          <w:spacing w:val="-13"/>
        </w:rPr>
        <w:t xml:space="preserve"> </w:t>
      </w:r>
      <w:r>
        <w:t>detail</w:t>
      </w:r>
      <w:r>
        <w:rPr>
          <w:spacing w:val="-13"/>
        </w:rPr>
        <w:t xml:space="preserve"> </w:t>
      </w:r>
      <w:r>
        <w:rPr>
          <w:b/>
        </w:rPr>
        <w:t>how</w:t>
      </w:r>
      <w:r>
        <w:rPr>
          <w:b/>
          <w:spacing w:val="-13"/>
        </w:rPr>
        <w:t xml:space="preserve"> </w:t>
      </w:r>
      <w:r>
        <w:rPr>
          <w:b/>
        </w:rPr>
        <w:t>the</w:t>
      </w:r>
      <w:r>
        <w:rPr>
          <w:b/>
          <w:spacing w:val="-13"/>
        </w:rPr>
        <w:t xml:space="preserve"> </w:t>
      </w:r>
      <w:r>
        <w:rPr>
          <w:b/>
        </w:rPr>
        <w:t>energy</w:t>
      </w:r>
      <w:r>
        <w:rPr>
          <w:b/>
          <w:spacing w:val="-13"/>
        </w:rPr>
        <w:t xml:space="preserve"> </w:t>
      </w:r>
      <w:r>
        <w:rPr>
          <w:b/>
        </w:rPr>
        <w:t>directly associated</w:t>
      </w:r>
      <w:r>
        <w:rPr>
          <w:b/>
          <w:spacing w:val="-7"/>
        </w:rPr>
        <w:t xml:space="preserve"> </w:t>
      </w:r>
      <w:r>
        <w:rPr>
          <w:b/>
        </w:rPr>
        <w:t>with</w:t>
      </w:r>
      <w:r>
        <w:rPr>
          <w:b/>
          <w:spacing w:val="-7"/>
        </w:rPr>
        <w:t xml:space="preserve"> </w:t>
      </w:r>
      <w:r>
        <w:rPr>
          <w:b/>
        </w:rPr>
        <w:t>a</w:t>
      </w:r>
      <w:r>
        <w:rPr>
          <w:b/>
          <w:spacing w:val="-7"/>
        </w:rPr>
        <w:t xml:space="preserve"> </w:t>
      </w:r>
      <w:r>
        <w:rPr>
          <w:b/>
        </w:rPr>
        <w:t>supermassive</w:t>
      </w:r>
      <w:r>
        <w:rPr>
          <w:b/>
          <w:spacing w:val="-7"/>
        </w:rPr>
        <w:t xml:space="preserve"> </w:t>
      </w:r>
      <w:r>
        <w:rPr>
          <w:b/>
        </w:rPr>
        <w:t>black</w:t>
      </w:r>
      <w:r>
        <w:rPr>
          <w:b/>
          <w:spacing w:val="-7"/>
        </w:rPr>
        <w:t xml:space="preserve"> </w:t>
      </w:r>
      <w:r>
        <w:rPr>
          <w:b/>
        </w:rPr>
        <w:t>holes</w:t>
      </w:r>
      <w:r>
        <w:rPr>
          <w:b/>
          <w:spacing w:val="-7"/>
        </w:rPr>
        <w:t xml:space="preserve"> </w:t>
      </w:r>
      <w:r>
        <w:rPr>
          <w:b/>
        </w:rPr>
        <w:t>impacts</w:t>
      </w:r>
      <w:r>
        <w:rPr>
          <w:b/>
          <w:spacing w:val="-7"/>
        </w:rPr>
        <w:t xml:space="preserve"> </w:t>
      </w:r>
      <w:r>
        <w:rPr>
          <w:b/>
        </w:rPr>
        <w:t>the</w:t>
      </w:r>
      <w:r>
        <w:rPr>
          <w:b/>
          <w:spacing w:val="-7"/>
        </w:rPr>
        <w:t xml:space="preserve"> </w:t>
      </w:r>
      <w:r>
        <w:rPr>
          <w:b/>
        </w:rPr>
        <w:t>universal</w:t>
      </w:r>
      <w:r>
        <w:rPr>
          <w:b/>
          <w:spacing w:val="-7"/>
        </w:rPr>
        <w:t xml:space="preserve"> </w:t>
      </w:r>
      <w:r>
        <w:rPr>
          <w:b/>
        </w:rPr>
        <w:t>galaxy</w:t>
      </w:r>
      <w:r>
        <w:rPr>
          <w:b/>
          <w:spacing w:val="-7"/>
        </w:rPr>
        <w:t xml:space="preserve"> </w:t>
      </w:r>
      <w:r>
        <w:rPr>
          <w:b/>
        </w:rPr>
        <w:t>population.</w:t>
      </w:r>
      <w:r>
        <w:rPr>
          <w:b/>
          <w:spacing w:val="5"/>
        </w:rPr>
        <w:t xml:space="preserve"> </w:t>
      </w:r>
      <w:r>
        <w:rPr>
          <w:spacing w:val="-9"/>
        </w:rPr>
        <w:t>We</w:t>
      </w:r>
      <w:r>
        <w:rPr>
          <w:spacing w:val="-7"/>
        </w:rPr>
        <w:t xml:space="preserve"> </w:t>
      </w:r>
      <w:r>
        <w:t>will</w:t>
      </w:r>
      <w:r>
        <w:rPr>
          <w:spacing w:val="-7"/>
        </w:rPr>
        <w:t xml:space="preserve"> </w:t>
      </w:r>
      <w:r>
        <w:t>gain</w:t>
      </w:r>
      <w:r>
        <w:rPr>
          <w:spacing w:val="-7"/>
        </w:rPr>
        <w:t xml:space="preserve"> </w:t>
      </w:r>
      <w:r>
        <w:t>a</w:t>
      </w:r>
      <w:r>
        <w:rPr>
          <w:spacing w:val="-7"/>
        </w:rPr>
        <w:t xml:space="preserve"> </w:t>
      </w:r>
      <w:r>
        <w:t>deep understanding</w:t>
      </w:r>
      <w:r>
        <w:rPr>
          <w:spacing w:val="-9"/>
        </w:rPr>
        <w:t xml:space="preserve"> </w:t>
      </w:r>
      <w:r>
        <w:t>into</w:t>
      </w:r>
      <w:r>
        <w:rPr>
          <w:spacing w:val="-9"/>
        </w:rPr>
        <w:t xml:space="preserve"> </w:t>
      </w:r>
      <w:r>
        <w:t>the</w:t>
      </w:r>
      <w:r>
        <w:rPr>
          <w:spacing w:val="-10"/>
        </w:rPr>
        <w:t xml:space="preserve"> </w:t>
      </w:r>
      <w:r>
        <w:t>physical</w:t>
      </w:r>
      <w:r>
        <w:rPr>
          <w:spacing w:val="-9"/>
        </w:rPr>
        <w:t xml:space="preserve"> </w:t>
      </w:r>
      <w:r>
        <w:t>mechanisms</w:t>
      </w:r>
      <w:r>
        <w:rPr>
          <w:spacing w:val="-9"/>
        </w:rPr>
        <w:t xml:space="preserve"> </w:t>
      </w:r>
      <w:r>
        <w:t>related</w:t>
      </w:r>
      <w:r>
        <w:rPr>
          <w:spacing w:val="-9"/>
        </w:rPr>
        <w:t xml:space="preserve"> </w:t>
      </w:r>
      <w:r>
        <w:t>to</w:t>
      </w:r>
      <w:r>
        <w:rPr>
          <w:spacing w:val="-10"/>
        </w:rPr>
        <w:t xml:space="preserve"> </w:t>
      </w:r>
      <w:r>
        <w:t>central</w:t>
      </w:r>
      <w:r>
        <w:rPr>
          <w:spacing w:val="-9"/>
        </w:rPr>
        <w:t xml:space="preserve"> </w:t>
      </w:r>
      <w:r>
        <w:t>engine</w:t>
      </w:r>
      <w:r>
        <w:rPr>
          <w:spacing w:val="-9"/>
        </w:rPr>
        <w:t xml:space="preserve"> </w:t>
      </w:r>
      <w:r>
        <w:t>black</w:t>
      </w:r>
      <w:r>
        <w:rPr>
          <w:spacing w:val="-9"/>
        </w:rPr>
        <w:t xml:space="preserve"> </w:t>
      </w:r>
      <w:r>
        <w:t>holes;</w:t>
      </w:r>
      <w:r>
        <w:rPr>
          <w:spacing w:val="-9"/>
        </w:rPr>
        <w:t xml:space="preserve"> </w:t>
      </w:r>
      <w:r>
        <w:t>their</w:t>
      </w:r>
      <w:r>
        <w:rPr>
          <w:spacing w:val="-9"/>
        </w:rPr>
        <w:t xml:space="preserve"> </w:t>
      </w:r>
      <w:r>
        <w:t>accretion</w:t>
      </w:r>
      <w:r>
        <w:rPr>
          <w:spacing w:val="-9"/>
        </w:rPr>
        <w:t xml:space="preserve"> </w:t>
      </w:r>
      <w:r>
        <w:t>disk</w:t>
      </w:r>
      <w:r>
        <w:rPr>
          <w:spacing w:val="-9"/>
        </w:rPr>
        <w:t xml:space="preserve"> </w:t>
      </w:r>
      <w:r>
        <w:t>physics, their dynamics on both human and galactic timescales and the role they might play in forming and</w:t>
      </w:r>
      <w:r>
        <w:rPr>
          <w:spacing w:val="-31"/>
        </w:rPr>
        <w:t xml:space="preserve"> </w:t>
      </w:r>
      <w:r>
        <w:t xml:space="preserve">regulating the galaxy population. Second, we anticipate </w:t>
      </w:r>
      <w:r>
        <w:rPr>
          <w:b/>
        </w:rPr>
        <w:t xml:space="preserve">the discovery of brand new extragalactic phenomena. </w:t>
      </w:r>
      <w:r>
        <w:t>By tapping into the massive and raw discovery space that the new experiments will open up, there is the highly likely</w:t>
      </w:r>
      <w:r>
        <w:rPr>
          <w:spacing w:val="-8"/>
        </w:rPr>
        <w:t xml:space="preserve"> </w:t>
      </w:r>
      <w:r>
        <w:t>outcome</w:t>
      </w:r>
      <w:r>
        <w:rPr>
          <w:spacing w:val="-8"/>
        </w:rPr>
        <w:t xml:space="preserve"> </w:t>
      </w:r>
      <w:r>
        <w:t>of</w:t>
      </w:r>
      <w:r>
        <w:rPr>
          <w:spacing w:val="-8"/>
        </w:rPr>
        <w:t xml:space="preserve"> </w:t>
      </w:r>
      <w:r>
        <w:t>discovering</w:t>
      </w:r>
      <w:r>
        <w:rPr>
          <w:spacing w:val="-8"/>
        </w:rPr>
        <w:t xml:space="preserve"> </w:t>
      </w:r>
      <w:r>
        <w:t>something</w:t>
      </w:r>
      <w:r>
        <w:rPr>
          <w:spacing w:val="-8"/>
        </w:rPr>
        <w:t xml:space="preserve"> </w:t>
      </w:r>
      <w:r>
        <w:t>“brand</w:t>
      </w:r>
      <w:r>
        <w:rPr>
          <w:spacing w:val="-8"/>
        </w:rPr>
        <w:t xml:space="preserve"> </w:t>
      </w:r>
      <w:r>
        <w:t>new”</w:t>
      </w:r>
      <w:r>
        <w:rPr>
          <w:spacing w:val="-8"/>
        </w:rPr>
        <w:t xml:space="preserve"> </w:t>
      </w:r>
      <w:r>
        <w:fldChar w:fldCharType="begin"/>
      </w:r>
      <w:r>
        <w:instrText xml:space="preserve"> HYPERLINK \l "_bookmark9" </w:instrText>
      </w:r>
      <w:r>
        <w:fldChar w:fldCharType="separate"/>
      </w:r>
      <w:r>
        <w:t>[</w:t>
      </w:r>
      <w:proofErr w:type="spellStart"/>
      <w:r>
        <w:t>Ivezic</w:t>
      </w:r>
      <w:proofErr w:type="spellEnd"/>
      <w:r>
        <w:rPr>
          <w:spacing w:val="-8"/>
        </w:rPr>
        <w:t xml:space="preserve"> </w:t>
      </w:r>
      <w:r>
        <w:t>and</w:t>
      </w:r>
      <w:r>
        <w:rPr>
          <w:spacing w:val="-8"/>
        </w:rPr>
        <w:t xml:space="preserve"> </w:t>
      </w:r>
      <w:r>
        <w:rPr>
          <w:spacing w:val="-3"/>
        </w:rPr>
        <w:t>Tyson,</w:t>
      </w:r>
      <w:r>
        <w:rPr>
          <w:spacing w:val="-8"/>
        </w:rPr>
        <w:t xml:space="preserve"> </w:t>
      </w:r>
      <w:r>
        <w:rPr>
          <w:spacing w:val="-8"/>
        </w:rPr>
        <w:fldChar w:fldCharType="end"/>
      </w:r>
      <w:r>
        <w:fldChar w:fldCharType="begin"/>
      </w:r>
      <w:r>
        <w:instrText xml:space="preserve"> HYPERLINK \l "_bookmark9" </w:instrText>
      </w:r>
      <w:r>
        <w:fldChar w:fldCharType="separate"/>
      </w:r>
      <w:r>
        <w:t>2008,</w:t>
      </w:r>
      <w:r>
        <w:rPr>
          <w:spacing w:val="-8"/>
        </w:rPr>
        <w:t xml:space="preserve"> </w:t>
      </w:r>
      <w:r>
        <w:rPr>
          <w:spacing w:val="-8"/>
        </w:rPr>
        <w:fldChar w:fldCharType="end"/>
      </w:r>
      <w:r>
        <w:fldChar w:fldCharType="begin"/>
      </w:r>
      <w:r>
        <w:instrText xml:space="preserve"> HYPERLINK \l "_bookmark11" </w:instrText>
      </w:r>
      <w:r>
        <w:fldChar w:fldCharType="separate"/>
      </w:r>
      <w:r>
        <w:t>LSST</w:t>
      </w:r>
      <w:r>
        <w:rPr>
          <w:spacing w:val="-8"/>
        </w:rPr>
        <w:t xml:space="preserve"> </w:t>
      </w:r>
      <w:r>
        <w:t>Science</w:t>
      </w:r>
      <w:r>
        <w:rPr>
          <w:spacing w:val="-8"/>
        </w:rPr>
        <w:t xml:space="preserve"> </w:t>
      </w:r>
      <w:r>
        <w:t>Collaborations</w:t>
      </w:r>
      <w:r>
        <w:fldChar w:fldCharType="end"/>
      </w:r>
      <w:r>
        <w:t xml:space="preserve"> </w:t>
      </w:r>
      <w:r>
        <w:fldChar w:fldCharType="begin"/>
      </w:r>
      <w:r>
        <w:instrText xml:space="preserve"> HYPERLINK \l "_bookmark11" </w:instrText>
      </w:r>
      <w:r>
        <w:fldChar w:fldCharType="separate"/>
      </w:r>
      <w:r>
        <w:t xml:space="preserve">et al., </w:t>
      </w:r>
      <w:r>
        <w:fldChar w:fldCharType="end"/>
      </w:r>
      <w:r>
        <w:fldChar w:fldCharType="begin"/>
      </w:r>
      <w:r>
        <w:instrText xml:space="preserve"> HYPERLINK \l "_bookmark11" </w:instrText>
      </w:r>
      <w:r>
        <w:fldChar w:fldCharType="separate"/>
      </w:r>
      <w:r>
        <w:t xml:space="preserve">2009]. </w:t>
      </w:r>
      <w:r>
        <w:fldChar w:fldCharType="end"/>
      </w:r>
      <w:commentRangeStart w:id="3"/>
      <w:del w:id="4" w:author="Dora" w:date="2018-02-12T10:17:00Z">
        <w:r w:rsidDel="003027D3">
          <w:delText>Our</w:delText>
        </w:r>
      </w:del>
      <w:proofErr w:type="spellStart"/>
      <w:ins w:id="5" w:author="Dora" w:date="2018-02-12T10:18:00Z">
        <w:r w:rsidR="003027D3">
          <w:t>DIS</w:t>
        </w:r>
      </w:ins>
      <w:ins w:id="6" w:author="Dora" w:date="2018-02-12T10:19:00Z">
        <w:r w:rsidR="003027D3">
          <w:t>Q</w:t>
        </w:r>
      </w:ins>
      <w:ins w:id="7" w:author="Dora" w:date="2018-02-12T10:18:00Z">
        <w:r w:rsidR="003027D3">
          <w:t>oVER</w:t>
        </w:r>
      </w:ins>
      <w:commentRangeEnd w:id="3"/>
      <w:ins w:id="8" w:author="Dora" w:date="2018-02-12T11:11:00Z">
        <w:r w:rsidR="00CD1F3B">
          <w:rPr>
            <w:rStyle w:val="CommentReference"/>
          </w:rPr>
          <w:commentReference w:id="3"/>
        </w:r>
      </w:ins>
      <w:del w:id="9" w:author="Dora" w:date="2018-02-12T10:17:00Z">
        <w:r w:rsidDel="003027D3">
          <w:delText xml:space="preserve"> major science </w:delText>
        </w:r>
      </w:del>
      <w:r>
        <w:t>objectives</w:t>
      </w:r>
      <w:proofErr w:type="spellEnd"/>
      <w:r>
        <w:rPr>
          <w:spacing w:val="2"/>
        </w:rPr>
        <w:t xml:space="preserve"> </w:t>
      </w:r>
      <w:r>
        <w:t>are:</w:t>
      </w:r>
    </w:p>
    <w:p w14:paraId="0A58EC1C" w14:textId="77777777" w:rsidR="0098636F" w:rsidRDefault="00CC7689">
      <w:pPr>
        <w:pStyle w:val="ListParagraph"/>
        <w:numPr>
          <w:ilvl w:val="1"/>
          <w:numId w:val="4"/>
        </w:numPr>
        <w:tabs>
          <w:tab w:val="left" w:pos="708"/>
        </w:tabs>
        <w:spacing w:before="181"/>
      </w:pPr>
      <w:r>
        <w:t>Characterize the variable extragalactic universe and quasar</w:t>
      </w:r>
      <w:r>
        <w:rPr>
          <w:spacing w:val="-15"/>
        </w:rPr>
        <w:t xml:space="preserve"> </w:t>
      </w:r>
      <w:r>
        <w:t>population.</w:t>
      </w:r>
    </w:p>
    <w:p w14:paraId="1066A446" w14:textId="77777777" w:rsidR="0098636F" w:rsidRDefault="00CC7689">
      <w:pPr>
        <w:pStyle w:val="ListParagraph"/>
        <w:numPr>
          <w:ilvl w:val="1"/>
          <w:numId w:val="4"/>
        </w:numPr>
        <w:tabs>
          <w:tab w:val="left" w:pos="708"/>
        </w:tabs>
        <w:spacing w:before="198" w:line="256" w:lineRule="auto"/>
        <w:ind w:right="100"/>
      </w:pPr>
      <w:r>
        <w:t xml:space="preserve">Establish the energy transport mechanisms associated with </w:t>
      </w:r>
      <w:proofErr w:type="spellStart"/>
      <w:r>
        <w:t>the“quasar</w:t>
      </w:r>
      <w:proofErr w:type="spellEnd"/>
      <w:r>
        <w:t xml:space="preserve"> phase”, and explain the relation between</w:t>
      </w:r>
      <w:r>
        <w:rPr>
          <w:spacing w:val="-5"/>
        </w:rPr>
        <w:t xml:space="preserve"> </w:t>
      </w:r>
      <w:r>
        <w:t>accretion</w:t>
      </w:r>
      <w:r>
        <w:rPr>
          <w:spacing w:val="-5"/>
        </w:rPr>
        <w:t xml:space="preserve"> </w:t>
      </w:r>
      <w:r>
        <w:t>rate,</w:t>
      </w:r>
      <w:r>
        <w:rPr>
          <w:spacing w:val="-5"/>
        </w:rPr>
        <w:t xml:space="preserve"> </w:t>
      </w:r>
      <w:r>
        <w:t>black</w:t>
      </w:r>
      <w:r>
        <w:rPr>
          <w:spacing w:val="-5"/>
        </w:rPr>
        <w:t xml:space="preserve"> </w:t>
      </w:r>
      <w:r>
        <w:t>hole</w:t>
      </w:r>
      <w:r>
        <w:rPr>
          <w:spacing w:val="-5"/>
        </w:rPr>
        <w:t xml:space="preserve"> </w:t>
      </w:r>
      <w:r>
        <w:t>mass</w:t>
      </w:r>
      <w:r>
        <w:rPr>
          <w:spacing w:val="-5"/>
        </w:rPr>
        <w:t xml:space="preserve"> </w:t>
      </w:r>
      <w:r>
        <w:t>build-up</w:t>
      </w:r>
      <w:r>
        <w:rPr>
          <w:spacing w:val="-5"/>
        </w:rPr>
        <w:t xml:space="preserve"> </w:t>
      </w:r>
      <w:r>
        <w:t>with</w:t>
      </w:r>
      <w:r>
        <w:rPr>
          <w:spacing w:val="-5"/>
        </w:rPr>
        <w:t xml:space="preserve"> </w:t>
      </w:r>
      <w:r>
        <w:t>observed</w:t>
      </w:r>
      <w:r>
        <w:rPr>
          <w:spacing w:val="-5"/>
        </w:rPr>
        <w:t xml:space="preserve"> </w:t>
      </w:r>
      <w:r>
        <w:t>light</w:t>
      </w:r>
      <w:r>
        <w:rPr>
          <w:spacing w:val="-5"/>
        </w:rPr>
        <w:t xml:space="preserve"> </w:t>
      </w:r>
      <w:r>
        <w:t>curve</w:t>
      </w:r>
      <w:r>
        <w:rPr>
          <w:spacing w:val="-5"/>
        </w:rPr>
        <w:t xml:space="preserve"> </w:t>
      </w:r>
      <w:r>
        <w:t>and</w:t>
      </w:r>
      <w:r>
        <w:rPr>
          <w:spacing w:val="-5"/>
        </w:rPr>
        <w:t xml:space="preserve"> </w:t>
      </w:r>
      <w:r>
        <w:t>spectral</w:t>
      </w:r>
      <w:r>
        <w:rPr>
          <w:spacing w:val="-5"/>
        </w:rPr>
        <w:t xml:space="preserve"> </w:t>
      </w:r>
      <w:r>
        <w:t>properties.</w:t>
      </w:r>
    </w:p>
    <w:p w14:paraId="4CB8CA73" w14:textId="77777777" w:rsidR="0098636F" w:rsidRDefault="00CC7689">
      <w:pPr>
        <w:pStyle w:val="ListParagraph"/>
        <w:numPr>
          <w:ilvl w:val="1"/>
          <w:numId w:val="4"/>
        </w:numPr>
        <w:tabs>
          <w:tab w:val="left" w:pos="708"/>
        </w:tabs>
        <w:spacing w:before="180" w:line="256" w:lineRule="auto"/>
        <w:ind w:right="100"/>
      </w:pPr>
      <w:r>
        <w:t>Develop and then link theoretical accretion and galaxy formation models for a fully holistic theory of active</w:t>
      </w:r>
      <w:r>
        <w:rPr>
          <w:spacing w:val="-2"/>
        </w:rPr>
        <w:t xml:space="preserve"> </w:t>
      </w:r>
      <w:r>
        <w:t>galaxies.</w:t>
      </w:r>
    </w:p>
    <w:p w14:paraId="683B8061" w14:textId="77777777" w:rsidR="0098636F" w:rsidRDefault="00CC7689">
      <w:pPr>
        <w:pStyle w:val="ListParagraph"/>
        <w:numPr>
          <w:ilvl w:val="1"/>
          <w:numId w:val="4"/>
        </w:numPr>
        <w:tabs>
          <w:tab w:val="left" w:pos="708"/>
        </w:tabs>
        <w:spacing w:before="179"/>
      </w:pPr>
      <w:r>
        <w:t>Discover new extragalactic variable</w:t>
      </w:r>
      <w:r>
        <w:rPr>
          <w:spacing w:val="-7"/>
        </w:rPr>
        <w:t xml:space="preserve"> </w:t>
      </w:r>
      <w:r>
        <w:t>objects.</w:t>
      </w:r>
    </w:p>
    <w:p w14:paraId="4DB90AF0" w14:textId="77777777" w:rsidR="0098636F" w:rsidRDefault="0098636F">
      <w:pPr>
        <w:pStyle w:val="BodyText"/>
        <w:spacing w:before="7"/>
        <w:ind w:left="0"/>
        <w:rPr>
          <w:sz w:val="27"/>
        </w:rPr>
      </w:pPr>
    </w:p>
    <w:p w14:paraId="4EE58323" w14:textId="7004EA89" w:rsidR="0098636F" w:rsidRDefault="00751056">
      <w:pPr>
        <w:spacing w:line="256" w:lineRule="auto"/>
        <w:ind w:left="162" w:right="100"/>
        <w:jc w:val="both"/>
        <w:rPr>
          <w:i/>
        </w:rPr>
      </w:pPr>
      <w:r>
        <w:rPr>
          <w:noProof/>
          <w:lang w:val="en-GB" w:eastAsia="en-GB"/>
        </w:rPr>
        <mc:AlternateContent>
          <mc:Choice Requires="wps">
            <w:drawing>
              <wp:anchor distT="0" distB="0" distL="0" distR="0" simplePos="0" relativeHeight="251655168" behindDoc="0" locked="0" layoutInCell="1" allowOverlap="1" wp14:anchorId="70E64172" wp14:editId="46601B52">
                <wp:simplePos x="0" y="0"/>
                <wp:positionH relativeFrom="page">
                  <wp:posOffset>737870</wp:posOffset>
                </wp:positionH>
                <wp:positionV relativeFrom="paragraph">
                  <wp:posOffset>937895</wp:posOffset>
                </wp:positionV>
                <wp:extent cx="2433955" cy="0"/>
                <wp:effectExtent l="13970" t="11430" r="9525" b="7620"/>
                <wp:wrapTopAndBottom/>
                <wp:docPr id="158" name="Line 1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33955"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A9BAEB" id="Line 142" o:spid="_x0000_s1026" style="position:absolute;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58.1pt,73.85pt" to="249.75pt,7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" strokeweight=".14042mm">
                <w10:wrap type="topAndBottom" anchorx="page"/>
              </v:line>
            </w:pict>
          </mc:Fallback>
        </mc:AlternateContent>
      </w:r>
      <w:r w:rsidR="00CC7689">
        <w:rPr>
          <w:spacing w:val="-9"/>
        </w:rPr>
        <w:t xml:space="preserve">We </w:t>
      </w:r>
      <w:r w:rsidR="00CC7689">
        <w:t xml:space="preserve">will achieve this by leveraging several of the </w:t>
      </w:r>
      <w:r w:rsidR="00CC7689">
        <w:rPr>
          <w:spacing w:val="-6"/>
        </w:rPr>
        <w:t xml:space="preserve">new, </w:t>
      </w:r>
      <w:r w:rsidR="00CC7689">
        <w:t>large-scale surveys that are coming online in the next few</w:t>
      </w:r>
      <w:r w:rsidR="00CC7689">
        <w:rPr>
          <w:spacing w:val="-13"/>
        </w:rPr>
        <w:t xml:space="preserve"> </w:t>
      </w:r>
      <w:r w:rsidR="00CC7689">
        <w:t>yea</w:t>
      </w:r>
      <w:commentRangeStart w:id="10"/>
      <w:r w:rsidR="00CC7689">
        <w:t>r</w:t>
      </w:r>
      <w:commentRangeEnd w:id="10"/>
      <w:r w:rsidR="003027D3">
        <w:rPr>
          <w:rStyle w:val="CommentReference"/>
        </w:rPr>
        <w:commentReference w:id="10"/>
      </w:r>
      <w:r w:rsidR="00CC7689">
        <w:t>s. These</w:t>
      </w:r>
      <w:r w:rsidR="00CC7689">
        <w:rPr>
          <w:spacing w:val="-13"/>
        </w:rPr>
        <w:t xml:space="preserve"> </w:t>
      </w:r>
      <w:r w:rsidR="00CC7689">
        <w:t>critical</w:t>
      </w:r>
      <w:r w:rsidR="00CC7689">
        <w:rPr>
          <w:spacing w:val="-13"/>
        </w:rPr>
        <w:t xml:space="preserve"> </w:t>
      </w:r>
      <w:r w:rsidR="00CC7689">
        <w:t>observations</w:t>
      </w:r>
      <w:r w:rsidR="00CC7689">
        <w:rPr>
          <w:spacing w:val="-13"/>
        </w:rPr>
        <w:t xml:space="preserve"> </w:t>
      </w:r>
      <w:r w:rsidR="00CC7689">
        <w:t>are</w:t>
      </w:r>
      <w:r w:rsidR="00CC7689">
        <w:rPr>
          <w:spacing w:val="-13"/>
        </w:rPr>
        <w:t xml:space="preserve"> </w:t>
      </w:r>
      <w:r w:rsidR="00CC7689">
        <w:t>made</w:t>
      </w:r>
      <w:r w:rsidR="00CC7689">
        <w:rPr>
          <w:spacing w:val="-13"/>
        </w:rPr>
        <w:t xml:space="preserve"> </w:t>
      </w:r>
      <w:r w:rsidR="00CC7689">
        <w:t>by</w:t>
      </w:r>
      <w:r w:rsidR="00CC7689">
        <w:rPr>
          <w:spacing w:val="-13"/>
        </w:rPr>
        <w:t xml:space="preserve"> </w:t>
      </w:r>
      <w:r w:rsidR="00CC7689">
        <w:t>exploiting</w:t>
      </w:r>
      <w:r w:rsidR="00CC7689">
        <w:rPr>
          <w:spacing w:val="-13"/>
        </w:rPr>
        <w:t xml:space="preserve"> </w:t>
      </w:r>
      <w:r w:rsidR="00CC7689">
        <w:t>the</w:t>
      </w:r>
      <w:r w:rsidR="00CC7689">
        <w:rPr>
          <w:spacing w:val="-13"/>
        </w:rPr>
        <w:t xml:space="preserve"> </w:t>
      </w:r>
      <w:r w:rsidR="00CC7689">
        <w:t>large</w:t>
      </w:r>
      <w:r w:rsidR="00CC7689">
        <w:rPr>
          <w:spacing w:val="-13"/>
        </w:rPr>
        <w:t xml:space="preserve"> </w:t>
      </w:r>
      <w:r w:rsidR="00CC7689">
        <w:t>imaging</w:t>
      </w:r>
      <w:r w:rsidR="00CC7689">
        <w:rPr>
          <w:spacing w:val="-13"/>
        </w:rPr>
        <w:t xml:space="preserve"> </w:t>
      </w:r>
      <w:r w:rsidR="00CC7689">
        <w:t>and</w:t>
      </w:r>
      <w:r w:rsidR="00CC7689">
        <w:rPr>
          <w:spacing w:val="-13"/>
        </w:rPr>
        <w:t xml:space="preserve"> </w:t>
      </w:r>
      <w:r w:rsidR="00CC7689">
        <w:t>spectroscopic</w:t>
      </w:r>
      <w:r w:rsidR="00CC7689">
        <w:rPr>
          <w:spacing w:val="-13"/>
        </w:rPr>
        <w:t xml:space="preserve"> </w:t>
      </w:r>
      <w:r w:rsidR="00CC7689">
        <w:t>datasets</w:t>
      </w:r>
      <w:r w:rsidR="00CC7689">
        <w:rPr>
          <w:spacing w:val="-13"/>
        </w:rPr>
        <w:t xml:space="preserve"> </w:t>
      </w:r>
      <w:r w:rsidR="00CC7689">
        <w:t>that will</w:t>
      </w:r>
      <w:r w:rsidR="00CC7689">
        <w:rPr>
          <w:spacing w:val="-7"/>
        </w:rPr>
        <w:t xml:space="preserve"> </w:t>
      </w:r>
      <w:r w:rsidR="00CC7689">
        <w:t>be</w:t>
      </w:r>
      <w:r w:rsidR="00CC7689">
        <w:rPr>
          <w:spacing w:val="-7"/>
        </w:rPr>
        <w:t xml:space="preserve"> </w:t>
      </w:r>
      <w:r w:rsidR="00CC7689">
        <w:t>available</w:t>
      </w:r>
      <w:r w:rsidR="00CC7689">
        <w:rPr>
          <w:spacing w:val="-7"/>
        </w:rPr>
        <w:t xml:space="preserve"> </w:t>
      </w:r>
      <w:r w:rsidR="00CC7689">
        <w:t>from</w:t>
      </w:r>
      <w:r w:rsidR="00CC7689">
        <w:rPr>
          <w:spacing w:val="-7"/>
        </w:rPr>
        <w:t xml:space="preserve"> </w:t>
      </w:r>
      <w:r w:rsidR="00CC7689">
        <w:t>the</w:t>
      </w:r>
      <w:r w:rsidR="00CC7689">
        <w:rPr>
          <w:spacing w:val="-7"/>
        </w:rPr>
        <w:t xml:space="preserve"> </w:t>
      </w:r>
      <w:r w:rsidR="00CC7689">
        <w:rPr>
          <w:spacing w:val="-5"/>
        </w:rPr>
        <w:t>SDSS-V,</w:t>
      </w:r>
      <w:r w:rsidR="00CC7689">
        <w:rPr>
          <w:spacing w:val="-7"/>
        </w:rPr>
        <w:t xml:space="preserve"> </w:t>
      </w:r>
      <w:r w:rsidR="00CC7689">
        <w:t>DESI,</w:t>
      </w:r>
      <w:r w:rsidR="00CC7689">
        <w:rPr>
          <w:spacing w:val="-7"/>
        </w:rPr>
        <w:t xml:space="preserve"> </w:t>
      </w:r>
      <w:r w:rsidR="00CC7689">
        <w:rPr>
          <w:spacing w:val="-3"/>
        </w:rPr>
        <w:t>4MOST,</w:t>
      </w:r>
      <w:r w:rsidR="00CC7689">
        <w:rPr>
          <w:spacing w:val="-7"/>
        </w:rPr>
        <w:t xml:space="preserve"> </w:t>
      </w:r>
      <w:r w:rsidR="00CC7689">
        <w:t>LSST</w:t>
      </w:r>
      <w:r w:rsidR="00CC7689">
        <w:rPr>
          <w:spacing w:val="-7"/>
        </w:rPr>
        <w:t xml:space="preserve"> </w:t>
      </w:r>
      <w:r w:rsidR="00CC7689">
        <w:t>and</w:t>
      </w:r>
      <w:r w:rsidR="00CC7689">
        <w:rPr>
          <w:spacing w:val="-7"/>
        </w:rPr>
        <w:t xml:space="preserve"> </w:t>
      </w:r>
      <w:r w:rsidR="00CC7689">
        <w:t>ESA</w:t>
      </w:r>
      <w:r w:rsidR="00CC7689">
        <w:rPr>
          <w:spacing w:val="-7"/>
        </w:rPr>
        <w:t xml:space="preserve"> </w:t>
      </w:r>
      <w:commentRangeStart w:id="11"/>
      <w:r w:rsidR="00CC7689">
        <w:rPr>
          <w:i/>
        </w:rPr>
        <w:t>Euclid</w:t>
      </w:r>
      <w:r w:rsidR="00CC7689">
        <w:t>.</w:t>
      </w:r>
      <w:r w:rsidR="00CC7689">
        <w:rPr>
          <w:spacing w:val="6"/>
        </w:rPr>
        <w:t xml:space="preserve"> </w:t>
      </w:r>
      <w:r w:rsidR="00CC7689">
        <w:rPr>
          <w:i/>
        </w:rPr>
        <w:t>Crucially,</w:t>
      </w:r>
      <w:r w:rsidR="00CC7689">
        <w:rPr>
          <w:i/>
          <w:spacing w:val="-6"/>
        </w:rPr>
        <w:t xml:space="preserve"> </w:t>
      </w:r>
      <w:r w:rsidR="00CC7689">
        <w:rPr>
          <w:i/>
        </w:rPr>
        <w:t>although</w:t>
      </w:r>
      <w:r w:rsidR="00CC7689">
        <w:rPr>
          <w:i/>
          <w:spacing w:val="-7"/>
        </w:rPr>
        <w:t xml:space="preserve"> </w:t>
      </w:r>
      <w:r w:rsidR="00CC7689">
        <w:rPr>
          <w:i/>
        </w:rPr>
        <w:t>these</w:t>
      </w:r>
      <w:r w:rsidR="00CC7689">
        <w:rPr>
          <w:i/>
          <w:spacing w:val="-7"/>
        </w:rPr>
        <w:t xml:space="preserve"> </w:t>
      </w:r>
      <w:r w:rsidR="00CC7689">
        <w:rPr>
          <w:i/>
        </w:rPr>
        <w:t>projects individually will deliver new state-of-the-art datasets, it is our project that will be the first to break down the associated data silos and combine these data in order to go beyond the</w:t>
      </w:r>
      <w:r w:rsidR="00CC7689">
        <w:rPr>
          <w:i/>
          <w:spacing w:val="-33"/>
        </w:rPr>
        <w:t xml:space="preserve"> </w:t>
      </w:r>
      <w:r w:rsidR="00CC7689">
        <w:rPr>
          <w:i/>
        </w:rPr>
        <w:t>state-of-the-art.</w:t>
      </w:r>
      <w:commentRangeEnd w:id="11"/>
      <w:r w:rsidR="004767A3">
        <w:rPr>
          <w:rStyle w:val="CommentReference"/>
        </w:rPr>
        <w:commentReference w:id="11"/>
      </w:r>
    </w:p>
    <w:p w14:paraId="55E4A969" w14:textId="77777777" w:rsidR="0098636F" w:rsidRDefault="00CC7689">
      <w:pPr>
        <w:ind w:left="162"/>
        <w:jc w:val="both"/>
        <w:rPr>
          <w:sz w:val="18"/>
        </w:rPr>
      </w:pPr>
      <w:r>
        <w:rPr>
          <w:w w:val="125"/>
          <w:position w:val="7"/>
          <w:sz w:val="14"/>
        </w:rPr>
        <w:t>1</w:t>
      </w:r>
      <w:bookmarkStart w:id="12" w:name="_bookmark0"/>
      <w:bookmarkEnd w:id="12"/>
      <w:r>
        <w:rPr>
          <w:w w:val="125"/>
          <w:position w:val="7"/>
          <w:sz w:val="14"/>
        </w:rPr>
        <w:t xml:space="preserve"> </w:t>
      </w:r>
      <w:hyperlink r:id="rId9">
        <w:r>
          <w:rPr>
            <w:w w:val="125"/>
            <w:sz w:val="18"/>
          </w:rPr>
          <w:t>www.sdss.org/future/</w:t>
        </w:r>
      </w:hyperlink>
      <w:r>
        <w:rPr>
          <w:w w:val="125"/>
          <w:sz w:val="18"/>
        </w:rPr>
        <w:t xml:space="preserve"> </w:t>
      </w:r>
      <w:r>
        <w:rPr>
          <w:w w:val="125"/>
          <w:position w:val="7"/>
          <w:sz w:val="14"/>
        </w:rPr>
        <w:t>2</w:t>
      </w:r>
      <w:bookmarkStart w:id="13" w:name="_bookmark1"/>
      <w:bookmarkEnd w:id="13"/>
      <w:r>
        <w:rPr>
          <w:w w:val="125"/>
          <w:position w:val="7"/>
          <w:sz w:val="14"/>
        </w:rPr>
        <w:t xml:space="preserve"> </w:t>
      </w:r>
      <w:r>
        <w:rPr>
          <w:w w:val="125"/>
          <w:sz w:val="18"/>
        </w:rPr>
        <w:t xml:space="preserve">lsst.org </w:t>
      </w:r>
      <w:r>
        <w:rPr>
          <w:w w:val="125"/>
          <w:position w:val="7"/>
          <w:sz w:val="14"/>
        </w:rPr>
        <w:t>3</w:t>
      </w:r>
      <w:bookmarkStart w:id="14" w:name="_bookmark2"/>
      <w:bookmarkEnd w:id="14"/>
      <w:r>
        <w:rPr>
          <w:w w:val="125"/>
          <w:position w:val="7"/>
          <w:sz w:val="14"/>
        </w:rPr>
        <w:t xml:space="preserve"> </w:t>
      </w:r>
      <w:r>
        <w:rPr>
          <w:w w:val="125"/>
          <w:sz w:val="18"/>
        </w:rPr>
        <w:t xml:space="preserve">desi.lbl.gov </w:t>
      </w:r>
      <w:r>
        <w:rPr>
          <w:w w:val="125"/>
          <w:position w:val="7"/>
          <w:sz w:val="14"/>
        </w:rPr>
        <w:t>4</w:t>
      </w:r>
      <w:bookmarkStart w:id="15" w:name="_bookmark3"/>
      <w:bookmarkEnd w:id="15"/>
      <w:r>
        <w:rPr>
          <w:w w:val="125"/>
          <w:position w:val="7"/>
          <w:sz w:val="14"/>
        </w:rPr>
        <w:t xml:space="preserve"> </w:t>
      </w:r>
      <w:r>
        <w:rPr>
          <w:w w:val="125"/>
          <w:sz w:val="18"/>
        </w:rPr>
        <w:t xml:space="preserve">4most.eu </w:t>
      </w:r>
      <w:r>
        <w:rPr>
          <w:w w:val="125"/>
          <w:position w:val="7"/>
          <w:sz w:val="14"/>
        </w:rPr>
        <w:t>5</w:t>
      </w:r>
      <w:bookmarkStart w:id="16" w:name="_bookmark4"/>
      <w:bookmarkEnd w:id="16"/>
      <w:r>
        <w:rPr>
          <w:w w:val="125"/>
          <w:position w:val="7"/>
          <w:sz w:val="14"/>
        </w:rPr>
        <w:t xml:space="preserve"> </w:t>
      </w:r>
      <w:r>
        <w:rPr>
          <w:w w:val="125"/>
          <w:sz w:val="18"/>
        </w:rPr>
        <w:t>sci.esa.int/</w:t>
      </w:r>
      <w:proofErr w:type="spellStart"/>
      <w:r>
        <w:rPr>
          <w:w w:val="125"/>
          <w:sz w:val="18"/>
        </w:rPr>
        <w:t>euclid</w:t>
      </w:r>
      <w:proofErr w:type="spellEnd"/>
      <w:r>
        <w:rPr>
          <w:w w:val="125"/>
          <w:sz w:val="18"/>
        </w:rPr>
        <w:t xml:space="preserve">/ </w:t>
      </w:r>
      <w:r>
        <w:rPr>
          <w:w w:val="125"/>
          <w:position w:val="7"/>
          <w:sz w:val="14"/>
        </w:rPr>
        <w:t>6</w:t>
      </w:r>
      <w:bookmarkStart w:id="17" w:name="_bookmark5"/>
      <w:bookmarkEnd w:id="17"/>
      <w:r>
        <w:rPr>
          <w:w w:val="125"/>
          <w:position w:val="7"/>
          <w:sz w:val="14"/>
        </w:rPr>
        <w:t xml:space="preserve"> </w:t>
      </w:r>
      <w:r>
        <w:rPr>
          <w:w w:val="125"/>
          <w:sz w:val="18"/>
        </w:rPr>
        <w:t>jwst.stsci.edu</w:t>
      </w:r>
    </w:p>
    <w:p w14:paraId="4043F6DD" w14:textId="77777777" w:rsidR="0098636F" w:rsidRDefault="0098636F">
      <w:pPr>
        <w:jc w:val="both"/>
        <w:rPr>
          <w:sz w:val="18"/>
        </w:rPr>
        <w:sectPr w:rsidR="0098636F">
          <w:headerReference w:type="default" r:id="rId10"/>
          <w:footerReference w:type="default" r:id="rId11"/>
          <w:type w:val="continuous"/>
          <w:pgSz w:w="11910" w:h="16840"/>
          <w:pgMar w:top="1000" w:right="1060" w:bottom="1620" w:left="1000" w:header="413" w:footer="1424" w:gutter="0"/>
          <w:pgNumType w:start="1"/>
          <w:cols w:space="720"/>
        </w:sectPr>
      </w:pPr>
    </w:p>
    <w:p w14:paraId="0A624E56" w14:textId="77777777" w:rsidR="0098636F" w:rsidRDefault="00CC7689">
      <w:pPr>
        <w:pStyle w:val="Heading1"/>
        <w:numPr>
          <w:ilvl w:val="0"/>
          <w:numId w:val="3"/>
        </w:numPr>
        <w:tabs>
          <w:tab w:val="left" w:pos="416"/>
        </w:tabs>
        <w:spacing w:before="141"/>
        <w:ind w:hanging="253"/>
        <w:jc w:val="both"/>
      </w:pPr>
      <w:r>
        <w:rPr>
          <w:color w:val="00A2E3"/>
        </w:rPr>
        <w:lastRenderedPageBreak/>
        <w:t>Current State of the</w:t>
      </w:r>
      <w:r>
        <w:rPr>
          <w:color w:val="00A2E3"/>
          <w:spacing w:val="-5"/>
        </w:rPr>
        <w:t xml:space="preserve"> </w:t>
      </w:r>
      <w:r>
        <w:rPr>
          <w:color w:val="00A2E3"/>
        </w:rPr>
        <w:t>Art.</w:t>
      </w:r>
    </w:p>
    <w:p w14:paraId="7863E8BE" w14:textId="2B847925" w:rsidR="0098636F" w:rsidRDefault="00751056">
      <w:pPr>
        <w:pStyle w:val="BodyText"/>
        <w:spacing w:before="50" w:line="252" w:lineRule="auto"/>
        <w:ind w:right="100"/>
        <w:jc w:val="both"/>
      </w:pPr>
      <w:r>
        <w:rPr>
          <w:noProof/>
          <w:lang w:val="en-GB" w:eastAsia="en-GB"/>
        </w:rPr>
        <mc:AlternateContent>
          <mc:Choice Requires="wpg">
            <w:drawing>
              <wp:anchor distT="0" distB="0" distL="114300" distR="114300" simplePos="0" relativeHeight="251657216" behindDoc="1" locked="0" layoutInCell="1" allowOverlap="1" wp14:anchorId="4C69B4CA" wp14:editId="2095BD1B">
                <wp:simplePos x="0" y="0"/>
                <wp:positionH relativeFrom="page">
                  <wp:posOffset>826135</wp:posOffset>
                </wp:positionH>
                <wp:positionV relativeFrom="paragraph">
                  <wp:posOffset>1223645</wp:posOffset>
                </wp:positionV>
                <wp:extent cx="242570" cy="78740"/>
                <wp:effectExtent l="6985" t="8890" r="7620" b="7620"/>
                <wp:wrapNone/>
                <wp:docPr id="153" name="Group 1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2570" cy="78740"/>
                          <a:chOff x="1301" y="1927"/>
                          <a:chExt cx="382" cy="124"/>
                        </a:xfrm>
                      </wpg:grpSpPr>
                      <wps:wsp>
                        <wps:cNvPr id="154" name="Freeform 141"/>
                        <wps:cNvSpPr>
                          <a:spLocks/>
                        </wps:cNvSpPr>
                        <wps:spPr bwMode="auto">
                          <a:xfrm>
                            <a:off x="1645" y="1986"/>
                            <a:ext cx="38" cy="2"/>
                          </a:xfrm>
                          <a:custGeom>
                            <a:avLst/>
                            <a:gdLst>
                              <a:gd name="T0" fmla="+- 0 1645 1645"/>
                              <a:gd name="T1" fmla="*/ T0 w 38"/>
                              <a:gd name="T2" fmla="+- 0 1683 1645"/>
                              <a:gd name="T3" fmla="*/ T2 w 38"/>
                            </a:gdLst>
                            <a:ahLst/>
                            <a:cxnLst>
                              <a:cxn ang="0">
                                <a:pos x="T1" y="0"/>
                              </a:cxn>
                              <a:cxn ang="0">
                                <a:pos x="T3" y="0"/>
                              </a:cxn>
                            </a:cxnLst>
                            <a:rect l="0" t="0" r="r" b="b"/>
                            <a:pathLst>
                              <a:path w="38">
                                <a:moveTo>
                                  <a:pt x="0" y="0"/>
                                </a:moveTo>
                                <a:lnTo>
                                  <a:pt x="38"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5" name="Line 140"/>
                        <wps:cNvCnPr>
                          <a:cxnSpLocks noChangeShapeType="1"/>
                        </wps:cNvCnPr>
                        <wps:spPr bwMode="auto">
                          <a:xfrm>
                            <a:off x="1645" y="1987"/>
                            <a:ext cx="38" cy="0"/>
                          </a:xfrm>
                          <a:prstGeom prst="line">
                            <a:avLst/>
                          </a:prstGeom>
                          <a:noFill/>
                          <a:ln w="859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6" name="AutoShape 139"/>
                        <wps:cNvSpPr>
                          <a:spLocks/>
                        </wps:cNvSpPr>
                        <wps:spPr bwMode="auto">
                          <a:xfrm>
                            <a:off x="1301" y="1926"/>
                            <a:ext cx="57" cy="122"/>
                          </a:xfrm>
                          <a:custGeom>
                            <a:avLst/>
                            <a:gdLst>
                              <a:gd name="T0" fmla="+- 0 1358 1301"/>
                              <a:gd name="T1" fmla="*/ T0 w 57"/>
                              <a:gd name="T2" fmla="+- 0 2040 1927"/>
                              <a:gd name="T3" fmla="*/ 2040 h 122"/>
                              <a:gd name="T4" fmla="+- 0 1304 1301"/>
                              <a:gd name="T5" fmla="*/ T4 w 57"/>
                              <a:gd name="T6" fmla="+- 0 2040 1927"/>
                              <a:gd name="T7" fmla="*/ 2040 h 122"/>
                              <a:gd name="T8" fmla="+- 0 1304 1301"/>
                              <a:gd name="T9" fmla="*/ T8 w 57"/>
                              <a:gd name="T10" fmla="+- 0 2049 1927"/>
                              <a:gd name="T11" fmla="*/ 2049 h 122"/>
                              <a:gd name="T12" fmla="+- 0 1358 1301"/>
                              <a:gd name="T13" fmla="*/ T12 w 57"/>
                              <a:gd name="T14" fmla="+- 0 2049 1927"/>
                              <a:gd name="T15" fmla="*/ 2049 h 122"/>
                              <a:gd name="T16" fmla="+- 0 1358 1301"/>
                              <a:gd name="T17" fmla="*/ T16 w 57"/>
                              <a:gd name="T18" fmla="+- 0 2040 1927"/>
                              <a:gd name="T19" fmla="*/ 2040 h 122"/>
                              <a:gd name="T20" fmla="+- 0 1339 1301"/>
                              <a:gd name="T21" fmla="*/ T20 w 57"/>
                              <a:gd name="T22" fmla="+- 0 1941 1927"/>
                              <a:gd name="T23" fmla="*/ 1941 h 122"/>
                              <a:gd name="T24" fmla="+- 0 1324 1301"/>
                              <a:gd name="T25" fmla="*/ T24 w 57"/>
                              <a:gd name="T26" fmla="+- 0 1941 1927"/>
                              <a:gd name="T27" fmla="*/ 1941 h 122"/>
                              <a:gd name="T28" fmla="+- 0 1324 1301"/>
                              <a:gd name="T29" fmla="*/ T28 w 57"/>
                              <a:gd name="T30" fmla="+- 0 2040 1927"/>
                              <a:gd name="T31" fmla="*/ 2040 h 122"/>
                              <a:gd name="T32" fmla="+- 0 1339 1301"/>
                              <a:gd name="T33" fmla="*/ T32 w 57"/>
                              <a:gd name="T34" fmla="+- 0 2040 1927"/>
                              <a:gd name="T35" fmla="*/ 2040 h 122"/>
                              <a:gd name="T36" fmla="+- 0 1339 1301"/>
                              <a:gd name="T37" fmla="*/ T36 w 57"/>
                              <a:gd name="T38" fmla="+- 0 1941 1927"/>
                              <a:gd name="T39" fmla="*/ 1941 h 122"/>
                              <a:gd name="T40" fmla="+- 0 1339 1301"/>
                              <a:gd name="T41" fmla="*/ T40 w 57"/>
                              <a:gd name="T42" fmla="+- 0 1927 1927"/>
                              <a:gd name="T43" fmla="*/ 1927 h 122"/>
                              <a:gd name="T44" fmla="+- 0 1328 1301"/>
                              <a:gd name="T45" fmla="*/ T44 w 57"/>
                              <a:gd name="T46" fmla="+- 0 1927 1927"/>
                              <a:gd name="T47" fmla="*/ 1927 h 122"/>
                              <a:gd name="T48" fmla="+- 0 1301 1301"/>
                              <a:gd name="T49" fmla="*/ T48 w 57"/>
                              <a:gd name="T50" fmla="+- 0 1946 1927"/>
                              <a:gd name="T51" fmla="*/ 1946 h 122"/>
                              <a:gd name="T52" fmla="+- 0 1301 1301"/>
                              <a:gd name="T53" fmla="*/ T52 w 57"/>
                              <a:gd name="T54" fmla="+- 0 1956 1927"/>
                              <a:gd name="T55" fmla="*/ 1956 h 122"/>
                              <a:gd name="T56" fmla="+- 0 1324 1301"/>
                              <a:gd name="T57" fmla="*/ T56 w 57"/>
                              <a:gd name="T58" fmla="+- 0 1941 1927"/>
                              <a:gd name="T59" fmla="*/ 1941 h 122"/>
                              <a:gd name="T60" fmla="+- 0 1339 1301"/>
                              <a:gd name="T61" fmla="*/ T60 w 57"/>
                              <a:gd name="T62" fmla="+- 0 1941 1927"/>
                              <a:gd name="T63" fmla="*/ 1941 h 122"/>
                              <a:gd name="T64" fmla="+- 0 1339 1301"/>
                              <a:gd name="T65" fmla="*/ T64 w 57"/>
                              <a:gd name="T66" fmla="+- 0 1927 1927"/>
                              <a:gd name="T67" fmla="*/ 1927 h 1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57" h="122">
                                <a:moveTo>
                                  <a:pt x="57" y="113"/>
                                </a:moveTo>
                                <a:lnTo>
                                  <a:pt x="3" y="113"/>
                                </a:lnTo>
                                <a:lnTo>
                                  <a:pt x="3" y="122"/>
                                </a:lnTo>
                                <a:lnTo>
                                  <a:pt x="57" y="122"/>
                                </a:lnTo>
                                <a:lnTo>
                                  <a:pt x="57" y="113"/>
                                </a:lnTo>
                                <a:close/>
                                <a:moveTo>
                                  <a:pt x="38" y="14"/>
                                </a:moveTo>
                                <a:lnTo>
                                  <a:pt x="23" y="14"/>
                                </a:lnTo>
                                <a:lnTo>
                                  <a:pt x="23" y="113"/>
                                </a:lnTo>
                                <a:lnTo>
                                  <a:pt x="38" y="113"/>
                                </a:lnTo>
                                <a:lnTo>
                                  <a:pt x="38" y="14"/>
                                </a:lnTo>
                                <a:close/>
                                <a:moveTo>
                                  <a:pt x="38" y="0"/>
                                </a:moveTo>
                                <a:lnTo>
                                  <a:pt x="27" y="0"/>
                                </a:lnTo>
                                <a:lnTo>
                                  <a:pt x="0" y="19"/>
                                </a:lnTo>
                                <a:lnTo>
                                  <a:pt x="0" y="29"/>
                                </a:lnTo>
                                <a:lnTo>
                                  <a:pt x="23" y="14"/>
                                </a:lnTo>
                                <a:lnTo>
                                  <a:pt x="38" y="14"/>
                                </a:lnTo>
                                <a:lnTo>
                                  <a:pt x="3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57" name="Picture 13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392" y="1926"/>
                            <a:ext cx="220" cy="1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6B153594" id="Group 137" o:spid="_x0000_s1026" style="position:absolute;margin-left:65.05pt;margin-top:96.35pt;width:19.1pt;height:6.2pt;z-index:-251659264;mso-position-horizontal-relative:page" coordorigin="1301,1927" coordsize="382,1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">
                <v:shape id="Freeform 141" o:spid="_x0000_s1027" style="position:absolute;left:1645;top:1986;width:38;height:2;visibility:visible;mso-wrap-style:square;v-text-anchor:top" coordsize="3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JKucIA&#10;AADcAAAADwAAAGRycy9kb3ducmV2LnhtbERP32vCMBB+F/Y/hBv4pslER6lNZciEwdzDVNDHozmb&#10;uuZSmky7/34ZDHy7j+/nFavBteJKfWg8a3iaKhDElTcN1xoO+80kAxEissHWM2n4oQCr8mFUYG78&#10;jT/puou1SCEcctRgY+xyKUNlyWGY+o44cWffO4wJ9rU0Pd5SuGvlTKln6bDh1GCxo7Wl6mv37TQc&#10;nVu/nuKHQlL2vaXj9pJlmdbjx+FlCSLSEO/if/ebSfMXc/h7Jl0gy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Ikq5wgAAANwAAAAPAAAAAAAAAAAAAAAAAJgCAABkcnMvZG93&#10;bnJldi54bWxQSwUGAAAAAAQABAD1AAAAhwMAAAAA&#10;" path="m,l38,e" fillcolor="black" stroked="f">
                  <v:path arrowok="t" o:connecttype="custom" o:connectlocs="0,0;38,0" o:connectangles="0,0"/>
                </v:shape>
                <v:line id="Line 140" o:spid="_x0000_s1028" style="position:absolute;visibility:visible;mso-wrap-style:square" from="1645,1987" to="1683,19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GZtEL8AAADcAAAADwAAAGRycy9kb3ducmV2LnhtbERPTWsCMRC9C/0PYQRvmlVUZGsUKVg9&#10;FarS87AZk8XNZEnS3e2/b4RCb/N4n7PdD64RHYVYe1YwnxUgiCuvazYKbtfjdAMiJmSNjWdS8EMR&#10;9ruX0RZL7Xv+pO6SjMghHEtUYFNqSyljZclhnPmWOHN3HxymDIOROmCfw10jF0Wxlg5rzg0WW3qz&#10;VD0u307BV2vN8iPeKODpZLzuZfe+vis1GQ+HVxCJhvQv/nOfdZ6/WsHzmXyB3P0C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KGZtEL8AAADcAAAADwAAAAAAAAAAAAAAAACh&#10;AgAAZHJzL2Rvd25yZXYueG1sUEsFBgAAAAAEAAQA+QAAAI0DAAAAAA==&#10;" strokeweight=".23883mm"/>
                <v:shape id="AutoShape 139" o:spid="_x0000_s1029" style="position:absolute;left:1301;top:1926;width:57;height:122;visibility:visible;mso-wrap-style:square;v-text-anchor:top" coordsize="57,1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6WpccEA&#10;AADcAAAADwAAAGRycy9kb3ducmV2LnhtbERPTWvCQBC9C/0PyxS86UahIqmriCC0IIjWHnobstMk&#10;mJ2Nu1MT/70rCL3N433OYtW7Rl0pxNqzgck4A0VceFtzaeD0tR3NQUVBtth4JgM3irBavgwWmFvf&#10;8YGuRylVCuGYo4FKpM21jkVFDuPYt8SJ+/XBoSQYSm0DdincNXqaZTPtsObUUGFLm4qK8/HPGejm&#10;e3+Z7vpvkc/9ufjZhHoXgzHD1379Dkqol3/x0/1h0/y3GTyeSRfo5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elqXHBAAAA3AAAAA8AAAAAAAAAAAAAAAAAmAIAAGRycy9kb3du&#10;cmV2LnhtbFBLBQYAAAAABAAEAPUAAACGAwAAAAA=&#10;" path="m57,113r-54,l3,122r54,l57,113xm38,14r-15,l23,113r15,l38,14xm38,l27,,,19,,29,23,14r15,l38,xe" fillcolor="black" stroked="f">
                  <v:path arrowok="t" o:connecttype="custom" o:connectlocs="57,2040;3,2040;3,2049;57,2049;57,2040;38,1941;23,1941;23,2040;38,2040;38,1941;38,1927;27,1927;0,1946;0,1956;23,1941;38,1941;38,1927" o:connectangles="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8" o:spid="_x0000_s1030" type="#_x0000_t75" style="position:absolute;left:1392;top:1926;width:220;height:1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L1ElfCAAAA3AAAAA8AAABkcnMvZG93bnJldi54bWxET01rwkAQvRf6H5Yp9KabFKptdJW0VLA3&#10;TStex+yYDWZnQ3Y18d93BaG3ebzPmS8H24gLdb52rCAdJyCIS6drrhT8/qxGbyB8QNbYOCYFV/Kw&#10;XDw+zDHTructXYpQiRjCPkMFJoQ2k9KXhiz6sWuJI3d0ncUQYVdJ3WEfw20jX5JkIi3WHBsMtvRp&#10;qDwVZ6tg9d5Pd5udz7+K42H/kX5rU5mg1PPTkM9ABBrCv/juXus4/3UKt2fiBXLx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y9RJXwgAAANwAAAAPAAAAAAAAAAAAAAAAAJ8C&#10;AABkcnMvZG93bnJldi54bWxQSwUGAAAAAAQABAD3AAAAjgMAAAAA&#10;">
                  <v:imagedata r:id="rId13" o:title=""/>
                </v:shape>
                <w10:wrap anchorx="page"/>
              </v:group>
            </w:pict>
          </mc:Fallback>
        </mc:AlternateContent>
      </w:r>
      <w:r>
        <w:rPr>
          <w:noProof/>
          <w:lang w:val="en-GB" w:eastAsia="en-GB"/>
        </w:rPr>
        <mc:AlternateContent>
          <mc:Choice Requires="wpg">
            <w:drawing>
              <wp:anchor distT="0" distB="0" distL="114300" distR="114300" simplePos="0" relativeHeight="251658240" behindDoc="1" locked="0" layoutInCell="1" allowOverlap="1" wp14:anchorId="0E498553" wp14:editId="64E9A32A">
                <wp:simplePos x="0" y="0"/>
                <wp:positionH relativeFrom="page">
                  <wp:posOffset>826135</wp:posOffset>
                </wp:positionH>
                <wp:positionV relativeFrom="paragraph">
                  <wp:posOffset>1461770</wp:posOffset>
                </wp:positionV>
                <wp:extent cx="242570" cy="78740"/>
                <wp:effectExtent l="6985" t="8890" r="7620" b="7620"/>
                <wp:wrapNone/>
                <wp:docPr id="148" name="Group 1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2570" cy="78740"/>
                          <a:chOff x="1301" y="2302"/>
                          <a:chExt cx="382" cy="124"/>
                        </a:xfrm>
                      </wpg:grpSpPr>
                      <wps:wsp>
                        <wps:cNvPr id="149" name="Freeform 136"/>
                        <wps:cNvSpPr>
                          <a:spLocks/>
                        </wps:cNvSpPr>
                        <wps:spPr bwMode="auto">
                          <a:xfrm>
                            <a:off x="1645" y="2362"/>
                            <a:ext cx="38" cy="2"/>
                          </a:xfrm>
                          <a:custGeom>
                            <a:avLst/>
                            <a:gdLst>
                              <a:gd name="T0" fmla="+- 0 1645 1645"/>
                              <a:gd name="T1" fmla="*/ T0 w 38"/>
                              <a:gd name="T2" fmla="+- 0 1683 1645"/>
                              <a:gd name="T3" fmla="*/ T2 w 38"/>
                            </a:gdLst>
                            <a:ahLst/>
                            <a:cxnLst>
                              <a:cxn ang="0">
                                <a:pos x="T1" y="0"/>
                              </a:cxn>
                              <a:cxn ang="0">
                                <a:pos x="T3" y="0"/>
                              </a:cxn>
                            </a:cxnLst>
                            <a:rect l="0" t="0" r="r" b="b"/>
                            <a:pathLst>
                              <a:path w="38">
                                <a:moveTo>
                                  <a:pt x="0" y="0"/>
                                </a:moveTo>
                                <a:lnTo>
                                  <a:pt x="38"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 name="Line 135"/>
                        <wps:cNvCnPr>
                          <a:cxnSpLocks noChangeShapeType="1"/>
                        </wps:cNvCnPr>
                        <wps:spPr bwMode="auto">
                          <a:xfrm>
                            <a:off x="1645" y="2362"/>
                            <a:ext cx="38" cy="0"/>
                          </a:xfrm>
                          <a:prstGeom prst="line">
                            <a:avLst/>
                          </a:prstGeom>
                          <a:noFill/>
                          <a:ln w="859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1" name="AutoShape 134"/>
                        <wps:cNvSpPr>
                          <a:spLocks/>
                        </wps:cNvSpPr>
                        <wps:spPr bwMode="auto">
                          <a:xfrm>
                            <a:off x="1301" y="2302"/>
                            <a:ext cx="57" cy="122"/>
                          </a:xfrm>
                          <a:custGeom>
                            <a:avLst/>
                            <a:gdLst>
                              <a:gd name="T0" fmla="+- 0 1358 1301"/>
                              <a:gd name="T1" fmla="*/ T0 w 57"/>
                              <a:gd name="T2" fmla="+- 0 2415 2302"/>
                              <a:gd name="T3" fmla="*/ 2415 h 122"/>
                              <a:gd name="T4" fmla="+- 0 1304 1301"/>
                              <a:gd name="T5" fmla="*/ T4 w 57"/>
                              <a:gd name="T6" fmla="+- 0 2415 2302"/>
                              <a:gd name="T7" fmla="*/ 2415 h 122"/>
                              <a:gd name="T8" fmla="+- 0 1304 1301"/>
                              <a:gd name="T9" fmla="*/ T8 w 57"/>
                              <a:gd name="T10" fmla="+- 0 2424 2302"/>
                              <a:gd name="T11" fmla="*/ 2424 h 122"/>
                              <a:gd name="T12" fmla="+- 0 1358 1301"/>
                              <a:gd name="T13" fmla="*/ T12 w 57"/>
                              <a:gd name="T14" fmla="+- 0 2424 2302"/>
                              <a:gd name="T15" fmla="*/ 2424 h 122"/>
                              <a:gd name="T16" fmla="+- 0 1358 1301"/>
                              <a:gd name="T17" fmla="*/ T16 w 57"/>
                              <a:gd name="T18" fmla="+- 0 2415 2302"/>
                              <a:gd name="T19" fmla="*/ 2415 h 122"/>
                              <a:gd name="T20" fmla="+- 0 1339 1301"/>
                              <a:gd name="T21" fmla="*/ T20 w 57"/>
                              <a:gd name="T22" fmla="+- 0 2316 2302"/>
                              <a:gd name="T23" fmla="*/ 2316 h 122"/>
                              <a:gd name="T24" fmla="+- 0 1324 1301"/>
                              <a:gd name="T25" fmla="*/ T24 w 57"/>
                              <a:gd name="T26" fmla="+- 0 2316 2302"/>
                              <a:gd name="T27" fmla="*/ 2316 h 122"/>
                              <a:gd name="T28" fmla="+- 0 1324 1301"/>
                              <a:gd name="T29" fmla="*/ T28 w 57"/>
                              <a:gd name="T30" fmla="+- 0 2415 2302"/>
                              <a:gd name="T31" fmla="*/ 2415 h 122"/>
                              <a:gd name="T32" fmla="+- 0 1339 1301"/>
                              <a:gd name="T33" fmla="*/ T32 w 57"/>
                              <a:gd name="T34" fmla="+- 0 2415 2302"/>
                              <a:gd name="T35" fmla="*/ 2415 h 122"/>
                              <a:gd name="T36" fmla="+- 0 1339 1301"/>
                              <a:gd name="T37" fmla="*/ T36 w 57"/>
                              <a:gd name="T38" fmla="+- 0 2316 2302"/>
                              <a:gd name="T39" fmla="*/ 2316 h 122"/>
                              <a:gd name="T40" fmla="+- 0 1339 1301"/>
                              <a:gd name="T41" fmla="*/ T40 w 57"/>
                              <a:gd name="T42" fmla="+- 0 2302 2302"/>
                              <a:gd name="T43" fmla="*/ 2302 h 122"/>
                              <a:gd name="T44" fmla="+- 0 1328 1301"/>
                              <a:gd name="T45" fmla="*/ T44 w 57"/>
                              <a:gd name="T46" fmla="+- 0 2302 2302"/>
                              <a:gd name="T47" fmla="*/ 2302 h 122"/>
                              <a:gd name="T48" fmla="+- 0 1301 1301"/>
                              <a:gd name="T49" fmla="*/ T48 w 57"/>
                              <a:gd name="T50" fmla="+- 0 2321 2302"/>
                              <a:gd name="T51" fmla="*/ 2321 h 122"/>
                              <a:gd name="T52" fmla="+- 0 1301 1301"/>
                              <a:gd name="T53" fmla="*/ T52 w 57"/>
                              <a:gd name="T54" fmla="+- 0 2332 2302"/>
                              <a:gd name="T55" fmla="*/ 2332 h 122"/>
                              <a:gd name="T56" fmla="+- 0 1324 1301"/>
                              <a:gd name="T57" fmla="*/ T56 w 57"/>
                              <a:gd name="T58" fmla="+- 0 2316 2302"/>
                              <a:gd name="T59" fmla="*/ 2316 h 122"/>
                              <a:gd name="T60" fmla="+- 0 1339 1301"/>
                              <a:gd name="T61" fmla="*/ T60 w 57"/>
                              <a:gd name="T62" fmla="+- 0 2316 2302"/>
                              <a:gd name="T63" fmla="*/ 2316 h 122"/>
                              <a:gd name="T64" fmla="+- 0 1339 1301"/>
                              <a:gd name="T65" fmla="*/ T64 w 57"/>
                              <a:gd name="T66" fmla="+- 0 2302 2302"/>
                              <a:gd name="T67" fmla="*/ 2302 h 1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57" h="122">
                                <a:moveTo>
                                  <a:pt x="57" y="113"/>
                                </a:moveTo>
                                <a:lnTo>
                                  <a:pt x="3" y="113"/>
                                </a:lnTo>
                                <a:lnTo>
                                  <a:pt x="3" y="122"/>
                                </a:lnTo>
                                <a:lnTo>
                                  <a:pt x="57" y="122"/>
                                </a:lnTo>
                                <a:lnTo>
                                  <a:pt x="57" y="113"/>
                                </a:lnTo>
                                <a:close/>
                                <a:moveTo>
                                  <a:pt x="38" y="14"/>
                                </a:moveTo>
                                <a:lnTo>
                                  <a:pt x="23" y="14"/>
                                </a:lnTo>
                                <a:lnTo>
                                  <a:pt x="23" y="113"/>
                                </a:lnTo>
                                <a:lnTo>
                                  <a:pt x="38" y="113"/>
                                </a:lnTo>
                                <a:lnTo>
                                  <a:pt x="38" y="14"/>
                                </a:lnTo>
                                <a:close/>
                                <a:moveTo>
                                  <a:pt x="38" y="0"/>
                                </a:moveTo>
                                <a:lnTo>
                                  <a:pt x="27" y="0"/>
                                </a:lnTo>
                                <a:lnTo>
                                  <a:pt x="0" y="19"/>
                                </a:lnTo>
                                <a:lnTo>
                                  <a:pt x="0" y="30"/>
                                </a:lnTo>
                                <a:lnTo>
                                  <a:pt x="23" y="14"/>
                                </a:lnTo>
                                <a:lnTo>
                                  <a:pt x="38" y="14"/>
                                </a:lnTo>
                                <a:lnTo>
                                  <a:pt x="3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52" name="Picture 13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1392" y="2304"/>
                            <a:ext cx="219"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F8E5FDF" id="Group 132" o:spid="_x0000_s1026" style="position:absolute;margin-left:65.05pt;margin-top:115.1pt;width:19.1pt;height:6.2pt;z-index:-251658240;mso-position-horizontal-relative:page" coordorigin="1301,2302" coordsize="382,1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">
                <v:shape id="Freeform 136" o:spid="_x0000_s1027" style="position:absolute;left:1645;top:2362;width:38;height:2;visibility:visible;mso-wrap-style:square;v-text-anchor:top" coordsize="3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pz+sIA&#10;AADcAAAADwAAAGRycy9kb3ducmV2LnhtbERP32vCMBB+F/Y/hBv4psnGkK4ayygbDNQH3cA9Hs3Z&#10;dGsupcm0/vdGEHy7j+/nLYrBteJIfWg8a3iaKhDElTcN1xq+vz4mGYgQkQ22nknDmQIUy4fRAnPj&#10;T7yl4y7WIoVwyFGDjbHLpQyVJYdh6jvixB187zAm2NfS9HhK4a6Vz0rNpMOGU4PFjkpL1d/u32nY&#10;O1e+/8SNQlJ21dJ+/Ztlmdbjx+FtDiLSEO/im/vTpPkvr3B9Jl0gl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nP6wgAAANwAAAAPAAAAAAAAAAAAAAAAAJgCAABkcnMvZG93&#10;bnJldi54bWxQSwUGAAAAAAQABAD1AAAAhwMAAAAA&#10;" path="m,l38,e" fillcolor="black" stroked="f">
                  <v:path arrowok="t" o:connecttype="custom" o:connectlocs="0,0;38,0" o:connectangles="0,0"/>
                </v:shape>
                <v:line id="Line 135" o:spid="_x0000_s1028" style="position:absolute;visibility:visible;mso-wrap-style:square" from="1645,2362" to="1683,23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BHOiMIAAADcAAAADwAAAGRycy9kb3ducmV2LnhtbESPQWvDMAyF74X9B6PBbq2zsZWR1i1l&#10;sHWnQbvSs4hVOzSWg+0l2b+fDoPeJN7Te5/W2yl0aqCU28gGHhcVKOIm2padgdP3+/wVVC7IFrvI&#10;ZOCXMmw3d7M11jaOfKDhWJySEM41GvCl9LXWufEUMC9iTyzaJaaARdbktE04Snjo9FNVLXXAlqXB&#10;Y09vnprr8ScYOPfePX/lEyXc7120ox4+lhdjHu6n3QpUoanczP/Xn1bwXwRfnpEJ9OY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BHOiMIAAADcAAAADwAAAAAAAAAAAAAA&#10;AAChAgAAZHJzL2Rvd25yZXYueG1sUEsFBgAAAAAEAAQA+QAAAJADAAAAAA==&#10;" strokeweight=".23883mm"/>
                <v:shape id="AutoShape 134" o:spid="_x0000_s1029" style="position:absolute;left:1301;top:2302;width:57;height:122;visibility:visible;mso-wrap-style:square;v-text-anchor:top" coordsize="57,1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wxBcEA&#10;AADcAAAADwAAAGRycy9kb3ducmV2LnhtbERPS2vCQBC+F/wPyxS81Y2CIqmrFKFQQRBfB29DdpoE&#10;s7NxdzTpv+8WCt7m43vOYtW7Rj0oxNqzgfEoA0VceFtzaeB0/Hybg4qCbLHxTAZ+KMJqOXhZYG59&#10;x3t6HKRUKYRjjgYqkTbXOhYVOYwj3xIn7tsHh5JgKLUN2KVw1+hJls20w5pTQ4UtrSsqroe7M9DN&#10;d/422fZnkc3uWlzWod7GYMzwtf94ByXUy1P87/6yaf50DH/PpAv08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hMMQXBAAAA3AAAAA8AAAAAAAAAAAAAAAAAmAIAAGRycy9kb3du&#10;cmV2LnhtbFBLBQYAAAAABAAEAPUAAACGAwAAAAA=&#10;" path="m57,113r-54,l3,122r54,l57,113xm38,14r-15,l23,113r15,l38,14xm38,l27,,,19,,30,23,14r15,l38,xe" fillcolor="black" stroked="f">
                  <v:path arrowok="t" o:connecttype="custom" o:connectlocs="57,2415;3,2415;3,2424;57,2424;57,2415;38,2316;23,2316;23,2415;38,2415;38,2316;38,2302;27,2302;0,2321;0,2332;23,2316;38,2316;38,2302" o:connectangles="0,0,0,0,0,0,0,0,0,0,0,0,0,0,0,0,0"/>
                </v:shape>
                <v:shape id="Picture 133" o:spid="_x0000_s1030" type="#_x0000_t75" style="position:absolute;left:1392;top:2304;width:219;height:1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kkrjrEAAAA3AAAAA8AAABkcnMvZG93bnJldi54bWxET01rwkAQvRf6H5YpeClm01hLiVnFKoKg&#10;FKpSr2N2TILZ2ZBdNf57Vyj0No/3OdmkM7W4UOsqywreohgEcW51xYWC3XbR/wThPLLG2jIpuJGD&#10;yfj5KcNU2yv/0GXjCxFC2KWooPS+SaV0eUkGXWQb4sAdbWvQB9gWUrd4DeGmlkkcf0iDFYeGEhua&#10;lZSfNmejINmvfm/Dw/71Kx7Md/p9/T1Ljmelei/ddATCU+f/xX/upQ7zhwk8ngkXyPE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kkrjrEAAAA3AAAAA8AAAAAAAAAAAAAAAAA&#10;nwIAAGRycy9kb3ducmV2LnhtbFBLBQYAAAAABAAEAPcAAACQAwAAAAA=&#10;">
                  <v:imagedata r:id="rId15" o:title=""/>
                </v:shape>
                <w10:wrap anchorx="page"/>
              </v:group>
            </w:pict>
          </mc:Fallback>
        </mc:AlternateContent>
      </w:r>
      <w:r w:rsidR="00CC7689">
        <w:rPr>
          <w:noProof/>
          <w:lang w:val="en-GB" w:eastAsia="en-GB"/>
        </w:rPr>
        <w:drawing>
          <wp:anchor distT="0" distB="0" distL="0" distR="0" simplePos="0" relativeHeight="251653120" behindDoc="1" locked="0" layoutInCell="1" allowOverlap="1" wp14:anchorId="358C6FC2" wp14:editId="67A83E90">
            <wp:simplePos x="0" y="0"/>
            <wp:positionH relativeFrom="page">
              <wp:posOffset>703316</wp:posOffset>
            </wp:positionH>
            <wp:positionV relativeFrom="paragraph">
              <wp:posOffset>1642455</wp:posOffset>
            </wp:positionV>
            <wp:extent cx="365960" cy="852487"/>
            <wp:effectExtent l="0" t="0" r="0" b="0"/>
            <wp:wrapNone/>
            <wp:docPr id="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png"/>
                    <pic:cNvPicPr/>
                  </pic:nvPicPr>
                  <pic:blipFill>
                    <a:blip r:embed="rId16" cstate="print"/>
                    <a:stretch>
                      <a:fillRect/>
                    </a:stretch>
                  </pic:blipFill>
                  <pic:spPr>
                    <a:xfrm>
                      <a:off x="0" y="0"/>
                      <a:ext cx="365960" cy="852487"/>
                    </a:xfrm>
                    <a:prstGeom prst="rect">
                      <a:avLst/>
                    </a:prstGeom>
                  </pic:spPr>
                </pic:pic>
              </a:graphicData>
            </a:graphic>
          </wp:anchor>
        </w:drawing>
      </w:r>
      <w:r>
        <w:rPr>
          <w:noProof/>
          <w:lang w:val="en-GB" w:eastAsia="en-GB"/>
        </w:rPr>
        <mc:AlternateContent>
          <mc:Choice Requires="wpg">
            <w:drawing>
              <wp:anchor distT="0" distB="0" distL="114300" distR="114300" simplePos="0" relativeHeight="251661312" behindDoc="1" locked="0" layoutInCell="1" allowOverlap="1" wp14:anchorId="3C751964" wp14:editId="410B3852">
                <wp:simplePos x="0" y="0"/>
                <wp:positionH relativeFrom="page">
                  <wp:posOffset>1602740</wp:posOffset>
                </wp:positionH>
                <wp:positionV relativeFrom="paragraph">
                  <wp:posOffset>1498600</wp:posOffset>
                </wp:positionV>
                <wp:extent cx="763905" cy="553085"/>
                <wp:effectExtent l="2540" t="7620" r="0" b="10795"/>
                <wp:wrapNone/>
                <wp:docPr id="136" name="Group 1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3905" cy="553085"/>
                          <a:chOff x="2524" y="2360"/>
                          <a:chExt cx="1203" cy="871"/>
                        </a:xfrm>
                      </wpg:grpSpPr>
                      <wps:wsp>
                        <wps:cNvPr id="137" name="AutoShape 131"/>
                        <wps:cNvSpPr>
                          <a:spLocks/>
                        </wps:cNvSpPr>
                        <wps:spPr bwMode="auto">
                          <a:xfrm>
                            <a:off x="6588" y="8637"/>
                            <a:ext cx="124" cy="615"/>
                          </a:xfrm>
                          <a:custGeom>
                            <a:avLst/>
                            <a:gdLst>
                              <a:gd name="T0" fmla="+- 0 3043 6588"/>
                              <a:gd name="T1" fmla="*/ T0 w 124"/>
                              <a:gd name="T2" fmla="+- 0 2882 8638"/>
                              <a:gd name="T3" fmla="*/ 2882 h 615"/>
                              <a:gd name="T4" fmla="+- 0 3043 6588"/>
                              <a:gd name="T5" fmla="*/ T4 w 124"/>
                              <a:gd name="T6" fmla="+- 0 2973 8638"/>
                              <a:gd name="T7" fmla="*/ 2973 h 615"/>
                              <a:gd name="T8" fmla="+- 0 3061 6588"/>
                              <a:gd name="T9" fmla="*/ T8 w 124"/>
                              <a:gd name="T10" fmla="+- 0 2961 8638"/>
                              <a:gd name="T11" fmla="*/ 2961 h 615"/>
                              <a:gd name="T12" fmla="+- 0 3061 6588"/>
                              <a:gd name="T13" fmla="*/ T12 w 124"/>
                              <a:gd name="T14" fmla="+- 0 3073 8638"/>
                              <a:gd name="T15" fmla="*/ 3073 h 615"/>
                              <a:gd name="T16" fmla="+- 0 3082 6588"/>
                              <a:gd name="T17" fmla="*/ T16 w 124"/>
                              <a:gd name="T18" fmla="+- 0 2865 8638"/>
                              <a:gd name="T19" fmla="*/ 2865 h 615"/>
                              <a:gd name="T20" fmla="+- 0 3082 6588"/>
                              <a:gd name="T21" fmla="*/ T20 w 124"/>
                              <a:gd name="T22" fmla="+- 0 2958 8638"/>
                              <a:gd name="T23" fmla="*/ 2958 h 615"/>
                            </a:gdLst>
                            <a:ahLst/>
                            <a:cxnLst>
                              <a:cxn ang="0">
                                <a:pos x="T1" y="T3"/>
                              </a:cxn>
                              <a:cxn ang="0">
                                <a:pos x="T5" y="T7"/>
                              </a:cxn>
                              <a:cxn ang="0">
                                <a:pos x="T9" y="T11"/>
                              </a:cxn>
                              <a:cxn ang="0">
                                <a:pos x="T13" y="T15"/>
                              </a:cxn>
                              <a:cxn ang="0">
                                <a:pos x="T17" y="T19"/>
                              </a:cxn>
                              <a:cxn ang="0">
                                <a:pos x="T21" y="T23"/>
                              </a:cxn>
                            </a:cxnLst>
                            <a:rect l="0" t="0" r="r" b="b"/>
                            <a:pathLst>
                              <a:path w="124" h="615">
                                <a:moveTo>
                                  <a:pt x="-3545" y="-5756"/>
                                </a:moveTo>
                                <a:lnTo>
                                  <a:pt x="-3545" y="-5665"/>
                                </a:lnTo>
                                <a:moveTo>
                                  <a:pt x="-3527" y="-5677"/>
                                </a:moveTo>
                                <a:lnTo>
                                  <a:pt x="-3527" y="-5565"/>
                                </a:lnTo>
                                <a:moveTo>
                                  <a:pt x="-3506" y="-5773"/>
                                </a:moveTo>
                                <a:lnTo>
                                  <a:pt x="-3506" y="-5680"/>
                                </a:lnTo>
                              </a:path>
                            </a:pathLst>
                          </a:custGeom>
                          <a:noFill/>
                          <a:ln w="415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8" name="AutoShape 130"/>
                        <wps:cNvSpPr>
                          <a:spLocks/>
                        </wps:cNvSpPr>
                        <wps:spPr bwMode="auto">
                          <a:xfrm>
                            <a:off x="6332" y="7654"/>
                            <a:ext cx="250" cy="2063"/>
                          </a:xfrm>
                          <a:custGeom>
                            <a:avLst/>
                            <a:gdLst>
                              <a:gd name="T0" fmla="+- 0 2962 6332"/>
                              <a:gd name="T1" fmla="*/ T0 w 250"/>
                              <a:gd name="T2" fmla="+- 0 2532 7655"/>
                              <a:gd name="T3" fmla="*/ 2532 h 2063"/>
                              <a:gd name="T4" fmla="+- 0 2962 6332"/>
                              <a:gd name="T5" fmla="*/ T4 w 250"/>
                              <a:gd name="T6" fmla="+- 0 3230 7655"/>
                              <a:gd name="T7" fmla="*/ 3230 h 2063"/>
                              <a:gd name="T8" fmla="+- 0 2974 6332"/>
                              <a:gd name="T9" fmla="*/ T8 w 250"/>
                              <a:gd name="T10" fmla="+- 0 2979 7655"/>
                              <a:gd name="T11" fmla="*/ 2979 h 2063"/>
                              <a:gd name="T12" fmla="+- 0 2974 6332"/>
                              <a:gd name="T13" fmla="*/ T12 w 250"/>
                              <a:gd name="T14" fmla="+- 0 3203 7655"/>
                              <a:gd name="T15" fmla="*/ 3203 h 2063"/>
                              <a:gd name="T16" fmla="+- 0 3007 6332"/>
                              <a:gd name="T17" fmla="*/ T16 w 250"/>
                              <a:gd name="T18" fmla="+- 0 2631 7655"/>
                              <a:gd name="T19" fmla="*/ 2631 h 2063"/>
                              <a:gd name="T20" fmla="+- 0 3007 6332"/>
                              <a:gd name="T21" fmla="*/ T20 w 250"/>
                              <a:gd name="T22" fmla="+- 0 2767 7655"/>
                              <a:gd name="T23" fmla="*/ 2767 h 2063"/>
                              <a:gd name="T24" fmla="+- 0 3041 6332"/>
                              <a:gd name="T25" fmla="*/ T24 w 250"/>
                              <a:gd name="T26" fmla="+- 0 2759 7655"/>
                              <a:gd name="T27" fmla="*/ 2759 h 2063"/>
                              <a:gd name="T28" fmla="+- 0 3041 6332"/>
                              <a:gd name="T29" fmla="*/ T28 w 250"/>
                              <a:gd name="T30" fmla="+- 0 2871 7655"/>
                              <a:gd name="T31" fmla="*/ 2871 h 2063"/>
                              <a:gd name="T32" fmla="+- 0 3034 6332"/>
                              <a:gd name="T33" fmla="*/ T32 w 250"/>
                              <a:gd name="T34" fmla="+- 0 2772 7655"/>
                              <a:gd name="T35" fmla="*/ 2772 h 2063"/>
                              <a:gd name="T36" fmla="+- 0 3034 6332"/>
                              <a:gd name="T37" fmla="*/ T36 w 250"/>
                              <a:gd name="T38" fmla="+- 0 2918 7655"/>
                              <a:gd name="T39" fmla="*/ 2918 h 20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50" h="2063">
                                <a:moveTo>
                                  <a:pt x="-3370" y="-5123"/>
                                </a:moveTo>
                                <a:lnTo>
                                  <a:pt x="-3370" y="-4425"/>
                                </a:lnTo>
                                <a:moveTo>
                                  <a:pt x="-3358" y="-4676"/>
                                </a:moveTo>
                                <a:lnTo>
                                  <a:pt x="-3358" y="-4452"/>
                                </a:lnTo>
                                <a:moveTo>
                                  <a:pt x="-3325" y="-5024"/>
                                </a:moveTo>
                                <a:lnTo>
                                  <a:pt x="-3325" y="-4888"/>
                                </a:lnTo>
                                <a:moveTo>
                                  <a:pt x="-3291" y="-4896"/>
                                </a:moveTo>
                                <a:lnTo>
                                  <a:pt x="-3291" y="-4784"/>
                                </a:lnTo>
                                <a:moveTo>
                                  <a:pt x="-3298" y="-4883"/>
                                </a:moveTo>
                                <a:lnTo>
                                  <a:pt x="-3298" y="-4737"/>
                                </a:lnTo>
                              </a:path>
                            </a:pathLst>
                          </a:custGeom>
                          <a:noFill/>
                          <a:ln w="4154">
                            <a:solidFill>
                              <a:srgbClr val="68686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9" name="AutoShape 129"/>
                        <wps:cNvSpPr>
                          <a:spLocks/>
                        </wps:cNvSpPr>
                        <wps:spPr bwMode="auto">
                          <a:xfrm>
                            <a:off x="7041" y="7144"/>
                            <a:ext cx="369" cy="1596"/>
                          </a:xfrm>
                          <a:custGeom>
                            <a:avLst/>
                            <a:gdLst>
                              <a:gd name="T0" fmla="+- 0 3186 7042"/>
                              <a:gd name="T1" fmla="*/ T0 w 369"/>
                              <a:gd name="T2" fmla="+- 0 2809 7145"/>
                              <a:gd name="T3" fmla="*/ 2809 h 1596"/>
                              <a:gd name="T4" fmla="+- 0 3186 7042"/>
                              <a:gd name="T5" fmla="*/ T4 w 369"/>
                              <a:gd name="T6" fmla="+- 0 2900 7145"/>
                              <a:gd name="T7" fmla="*/ 2900 h 1596"/>
                              <a:gd name="T8" fmla="+- 0 3200 7042"/>
                              <a:gd name="T9" fmla="*/ T8 w 369"/>
                              <a:gd name="T10" fmla="+- 0 2624 7145"/>
                              <a:gd name="T11" fmla="*/ 2624 h 1596"/>
                              <a:gd name="T12" fmla="+- 0 3200 7042"/>
                              <a:gd name="T13" fmla="*/ T12 w 369"/>
                              <a:gd name="T14" fmla="+- 0 2705 7145"/>
                              <a:gd name="T15" fmla="*/ 2705 h 1596"/>
                              <a:gd name="T16" fmla="+- 0 3207 7042"/>
                              <a:gd name="T17" fmla="*/ T16 w 369"/>
                              <a:gd name="T18" fmla="+- 0 2606 7145"/>
                              <a:gd name="T19" fmla="*/ 2606 h 1596"/>
                              <a:gd name="T20" fmla="+- 0 3207 7042"/>
                              <a:gd name="T21" fmla="*/ T20 w 369"/>
                              <a:gd name="T22" fmla="+- 0 2675 7145"/>
                              <a:gd name="T23" fmla="*/ 2675 h 1596"/>
                              <a:gd name="T24" fmla="+- 0 3217 7042"/>
                              <a:gd name="T25" fmla="*/ T24 w 369"/>
                              <a:gd name="T26" fmla="+- 0 2749 7145"/>
                              <a:gd name="T27" fmla="*/ 2749 h 1596"/>
                              <a:gd name="T28" fmla="+- 0 3217 7042"/>
                              <a:gd name="T29" fmla="*/ T28 w 369"/>
                              <a:gd name="T30" fmla="+- 0 2830 7145"/>
                              <a:gd name="T31" fmla="*/ 2830 h 1596"/>
                              <a:gd name="T32" fmla="+- 0 3221 7042"/>
                              <a:gd name="T33" fmla="*/ T32 w 369"/>
                              <a:gd name="T34" fmla="+- 0 2666 7145"/>
                              <a:gd name="T35" fmla="*/ 2666 h 1596"/>
                              <a:gd name="T36" fmla="+- 0 3221 7042"/>
                              <a:gd name="T37" fmla="*/ T36 w 369"/>
                              <a:gd name="T38" fmla="+- 0 2739 7145"/>
                              <a:gd name="T39" fmla="*/ 2739 h 1596"/>
                              <a:gd name="T40" fmla="+- 0 3226 7042"/>
                              <a:gd name="T41" fmla="*/ T40 w 369"/>
                              <a:gd name="T42" fmla="+- 0 2664 7145"/>
                              <a:gd name="T43" fmla="*/ 2664 h 1596"/>
                              <a:gd name="T44" fmla="+- 0 3226 7042"/>
                              <a:gd name="T45" fmla="*/ T44 w 369"/>
                              <a:gd name="T46" fmla="+- 0 2738 7145"/>
                              <a:gd name="T47" fmla="*/ 2738 h 1596"/>
                              <a:gd name="T48" fmla="+- 0 3268 7042"/>
                              <a:gd name="T49" fmla="*/ T48 w 369"/>
                              <a:gd name="T50" fmla="+- 0 2782 7145"/>
                              <a:gd name="T51" fmla="*/ 2782 h 1596"/>
                              <a:gd name="T52" fmla="+- 0 3268 7042"/>
                              <a:gd name="T53" fmla="*/ T52 w 369"/>
                              <a:gd name="T54" fmla="+- 0 2870 7145"/>
                              <a:gd name="T55" fmla="*/ 2870 h 1596"/>
                              <a:gd name="T56" fmla="+- 0 3286 7042"/>
                              <a:gd name="T57" fmla="*/ T56 w 369"/>
                              <a:gd name="T58" fmla="+- 0 2673 7145"/>
                              <a:gd name="T59" fmla="*/ 2673 h 1596"/>
                              <a:gd name="T60" fmla="+- 0 3286 7042"/>
                              <a:gd name="T61" fmla="*/ T60 w 369"/>
                              <a:gd name="T62" fmla="+- 0 2751 7145"/>
                              <a:gd name="T63" fmla="*/ 2751 h 1596"/>
                              <a:gd name="T64" fmla="+- 0 3293 7042"/>
                              <a:gd name="T65" fmla="*/ T64 w 369"/>
                              <a:gd name="T66" fmla="+- 0 2685 7145"/>
                              <a:gd name="T67" fmla="*/ 2685 h 1596"/>
                              <a:gd name="T68" fmla="+- 0 3293 7042"/>
                              <a:gd name="T69" fmla="*/ T68 w 369"/>
                              <a:gd name="T70" fmla="+- 0 2765 7145"/>
                              <a:gd name="T71" fmla="*/ 2765 h 1596"/>
                              <a:gd name="T72" fmla="+- 0 3302 7042"/>
                              <a:gd name="T73" fmla="*/ T72 w 369"/>
                              <a:gd name="T74" fmla="+- 0 2360 7145"/>
                              <a:gd name="T75" fmla="*/ 2360 h 1596"/>
                              <a:gd name="T76" fmla="+- 0 3302 7042"/>
                              <a:gd name="T77" fmla="*/ T76 w 369"/>
                              <a:gd name="T78" fmla="+- 0 2694 7145"/>
                              <a:gd name="T79" fmla="*/ 2694 h 15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369" h="1596">
                                <a:moveTo>
                                  <a:pt x="-3856" y="-4336"/>
                                </a:moveTo>
                                <a:lnTo>
                                  <a:pt x="-3856" y="-4245"/>
                                </a:lnTo>
                                <a:moveTo>
                                  <a:pt x="-3842" y="-4521"/>
                                </a:moveTo>
                                <a:lnTo>
                                  <a:pt x="-3842" y="-4440"/>
                                </a:lnTo>
                                <a:moveTo>
                                  <a:pt x="-3835" y="-4539"/>
                                </a:moveTo>
                                <a:lnTo>
                                  <a:pt x="-3835" y="-4470"/>
                                </a:lnTo>
                                <a:moveTo>
                                  <a:pt x="-3825" y="-4396"/>
                                </a:moveTo>
                                <a:lnTo>
                                  <a:pt x="-3825" y="-4315"/>
                                </a:lnTo>
                                <a:moveTo>
                                  <a:pt x="-3821" y="-4479"/>
                                </a:moveTo>
                                <a:lnTo>
                                  <a:pt x="-3821" y="-4406"/>
                                </a:lnTo>
                                <a:moveTo>
                                  <a:pt x="-3816" y="-4481"/>
                                </a:moveTo>
                                <a:lnTo>
                                  <a:pt x="-3816" y="-4407"/>
                                </a:lnTo>
                                <a:moveTo>
                                  <a:pt x="-3774" y="-4363"/>
                                </a:moveTo>
                                <a:lnTo>
                                  <a:pt x="-3774" y="-4275"/>
                                </a:lnTo>
                                <a:moveTo>
                                  <a:pt x="-3756" y="-4472"/>
                                </a:moveTo>
                                <a:lnTo>
                                  <a:pt x="-3756" y="-4394"/>
                                </a:lnTo>
                                <a:moveTo>
                                  <a:pt x="-3749" y="-4460"/>
                                </a:moveTo>
                                <a:lnTo>
                                  <a:pt x="-3749" y="-4380"/>
                                </a:lnTo>
                                <a:moveTo>
                                  <a:pt x="-3740" y="-4785"/>
                                </a:moveTo>
                                <a:lnTo>
                                  <a:pt x="-3740" y="-4451"/>
                                </a:lnTo>
                              </a:path>
                            </a:pathLst>
                          </a:custGeom>
                          <a:noFill/>
                          <a:ln w="415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0" name="AutoShape 128"/>
                        <wps:cNvSpPr>
                          <a:spLocks/>
                        </wps:cNvSpPr>
                        <wps:spPr bwMode="auto">
                          <a:xfrm>
                            <a:off x="6974" y="7813"/>
                            <a:ext cx="371" cy="688"/>
                          </a:xfrm>
                          <a:custGeom>
                            <a:avLst/>
                            <a:gdLst>
                              <a:gd name="T0" fmla="+- 0 3165 6975"/>
                              <a:gd name="T1" fmla="*/ T0 w 371"/>
                              <a:gd name="T2" fmla="+- 0 2673 7813"/>
                              <a:gd name="T3" fmla="*/ 2673 h 688"/>
                              <a:gd name="T4" fmla="+- 0 3165 6975"/>
                              <a:gd name="T5" fmla="*/ T4 w 371"/>
                              <a:gd name="T6" fmla="+- 0 2781 7813"/>
                              <a:gd name="T7" fmla="*/ 2781 h 688"/>
                              <a:gd name="T8" fmla="+- 0 3266 6975"/>
                              <a:gd name="T9" fmla="*/ T8 w 371"/>
                              <a:gd name="T10" fmla="+- 0 2689 7813"/>
                              <a:gd name="T11" fmla="*/ 2689 h 688"/>
                              <a:gd name="T12" fmla="+- 0 3266 6975"/>
                              <a:gd name="T13" fmla="*/ T12 w 371"/>
                              <a:gd name="T14" fmla="+- 0 2754 7813"/>
                              <a:gd name="T15" fmla="*/ 2754 h 688"/>
                              <a:gd name="T16" fmla="+- 0 3282 6975"/>
                              <a:gd name="T17" fmla="*/ T16 w 371"/>
                              <a:gd name="T18" fmla="+- 0 2693 7813"/>
                              <a:gd name="T19" fmla="*/ 2693 h 688"/>
                              <a:gd name="T20" fmla="+- 0 3282 6975"/>
                              <a:gd name="T21" fmla="*/ T20 w 371"/>
                              <a:gd name="T22" fmla="+- 0 2767 7813"/>
                              <a:gd name="T23" fmla="*/ 2767 h 688"/>
                              <a:gd name="T24" fmla="+- 0 3256 6975"/>
                              <a:gd name="T25" fmla="*/ T24 w 371"/>
                              <a:gd name="T26" fmla="+- 0 2586 7813"/>
                              <a:gd name="T27" fmla="*/ 2586 h 688"/>
                              <a:gd name="T28" fmla="+- 0 3256 6975"/>
                              <a:gd name="T29" fmla="*/ T28 w 371"/>
                              <a:gd name="T30" fmla="+- 0 2800 7813"/>
                              <a:gd name="T31" fmla="*/ 2800 h 688"/>
                              <a:gd name="T32" fmla="+- 0 3244 6975"/>
                              <a:gd name="T33" fmla="*/ T32 w 371"/>
                              <a:gd name="T34" fmla="+- 0 2608 7813"/>
                              <a:gd name="T35" fmla="*/ 2608 h 688"/>
                              <a:gd name="T36" fmla="+- 0 3244 6975"/>
                              <a:gd name="T37" fmla="*/ T36 w 371"/>
                              <a:gd name="T38" fmla="+- 0 2818 7813"/>
                              <a:gd name="T39" fmla="*/ 2818 h 6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371" h="688">
                                <a:moveTo>
                                  <a:pt x="-3810" y="-5140"/>
                                </a:moveTo>
                                <a:lnTo>
                                  <a:pt x="-3810" y="-5032"/>
                                </a:lnTo>
                                <a:moveTo>
                                  <a:pt x="-3709" y="-5124"/>
                                </a:moveTo>
                                <a:lnTo>
                                  <a:pt x="-3709" y="-5059"/>
                                </a:lnTo>
                                <a:moveTo>
                                  <a:pt x="-3693" y="-5120"/>
                                </a:moveTo>
                                <a:lnTo>
                                  <a:pt x="-3693" y="-5046"/>
                                </a:lnTo>
                                <a:moveTo>
                                  <a:pt x="-3719" y="-5227"/>
                                </a:moveTo>
                                <a:lnTo>
                                  <a:pt x="-3719" y="-5013"/>
                                </a:lnTo>
                                <a:moveTo>
                                  <a:pt x="-3731" y="-5205"/>
                                </a:moveTo>
                                <a:lnTo>
                                  <a:pt x="-3731" y="-4995"/>
                                </a:lnTo>
                              </a:path>
                            </a:pathLst>
                          </a:custGeom>
                          <a:noFill/>
                          <a:ln w="4154">
                            <a:solidFill>
                              <a:srgbClr val="68686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1" name="AutoShape 127"/>
                        <wps:cNvSpPr>
                          <a:spLocks/>
                        </wps:cNvSpPr>
                        <wps:spPr bwMode="auto">
                          <a:xfrm>
                            <a:off x="7695" y="7834"/>
                            <a:ext cx="161" cy="501"/>
                          </a:xfrm>
                          <a:custGeom>
                            <a:avLst/>
                            <a:gdLst>
                              <a:gd name="T0" fmla="+- 0 3392 7696"/>
                              <a:gd name="T1" fmla="*/ T0 w 161"/>
                              <a:gd name="T2" fmla="+- 0 2593 7835"/>
                              <a:gd name="T3" fmla="*/ 2593 h 501"/>
                              <a:gd name="T4" fmla="+- 0 3392 7696"/>
                              <a:gd name="T5" fmla="*/ T4 w 161"/>
                              <a:gd name="T6" fmla="+- 0 2692 7835"/>
                              <a:gd name="T7" fmla="*/ 2692 h 501"/>
                              <a:gd name="T8" fmla="+- 0 3416 7696"/>
                              <a:gd name="T9" fmla="*/ T8 w 161"/>
                              <a:gd name="T10" fmla="+- 0 2634 7835"/>
                              <a:gd name="T11" fmla="*/ 2634 h 501"/>
                              <a:gd name="T12" fmla="+- 0 3416 7696"/>
                              <a:gd name="T13" fmla="*/ T12 w 161"/>
                              <a:gd name="T14" fmla="+- 0 2704 7835"/>
                              <a:gd name="T15" fmla="*/ 2704 h 501"/>
                              <a:gd name="T16" fmla="+- 0 3435 7696"/>
                              <a:gd name="T17" fmla="*/ T16 w 161"/>
                              <a:gd name="T18" fmla="+- 0 2684 7835"/>
                              <a:gd name="T19" fmla="*/ 2684 h 501"/>
                              <a:gd name="T20" fmla="+- 0 3435 7696"/>
                              <a:gd name="T21" fmla="*/ T20 w 161"/>
                              <a:gd name="T22" fmla="+- 0 2763 7835"/>
                              <a:gd name="T23" fmla="*/ 2763 h 501"/>
                              <a:gd name="T24" fmla="+- 0 3443 7696"/>
                              <a:gd name="T25" fmla="*/ T24 w 161"/>
                              <a:gd name="T26" fmla="+- 0 2667 7835"/>
                              <a:gd name="T27" fmla="*/ 2667 h 501"/>
                              <a:gd name="T28" fmla="+- 0 3443 7696"/>
                              <a:gd name="T29" fmla="*/ T28 w 161"/>
                              <a:gd name="T30" fmla="+- 0 2742 7835"/>
                              <a:gd name="T31" fmla="*/ 2742 h 50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61" h="501">
                                <a:moveTo>
                                  <a:pt x="-4304" y="-5242"/>
                                </a:moveTo>
                                <a:lnTo>
                                  <a:pt x="-4304" y="-5143"/>
                                </a:lnTo>
                                <a:moveTo>
                                  <a:pt x="-4280" y="-5201"/>
                                </a:moveTo>
                                <a:lnTo>
                                  <a:pt x="-4280" y="-5131"/>
                                </a:lnTo>
                                <a:moveTo>
                                  <a:pt x="-4261" y="-5151"/>
                                </a:moveTo>
                                <a:lnTo>
                                  <a:pt x="-4261" y="-5072"/>
                                </a:lnTo>
                                <a:moveTo>
                                  <a:pt x="-4253" y="-5168"/>
                                </a:moveTo>
                                <a:lnTo>
                                  <a:pt x="-4253" y="-5093"/>
                                </a:lnTo>
                              </a:path>
                            </a:pathLst>
                          </a:custGeom>
                          <a:noFill/>
                          <a:ln w="415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2" name="Line 126"/>
                        <wps:cNvCnPr>
                          <a:cxnSpLocks noChangeShapeType="1"/>
                        </wps:cNvCnPr>
                        <wps:spPr bwMode="auto">
                          <a:xfrm>
                            <a:off x="3462" y="2698"/>
                            <a:ext cx="0" cy="128"/>
                          </a:xfrm>
                          <a:prstGeom prst="line">
                            <a:avLst/>
                          </a:prstGeom>
                          <a:noFill/>
                          <a:ln w="517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3" name="Line 125"/>
                        <wps:cNvCnPr>
                          <a:cxnSpLocks noChangeShapeType="1"/>
                        </wps:cNvCnPr>
                        <wps:spPr bwMode="auto">
                          <a:xfrm>
                            <a:off x="3497" y="2751"/>
                            <a:ext cx="0" cy="84"/>
                          </a:xfrm>
                          <a:prstGeom prst="line">
                            <a:avLst/>
                          </a:prstGeom>
                          <a:noFill/>
                          <a:ln w="400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4" name="AutoShape 124"/>
                        <wps:cNvSpPr>
                          <a:spLocks/>
                        </wps:cNvSpPr>
                        <wps:spPr bwMode="auto">
                          <a:xfrm>
                            <a:off x="7221" y="7383"/>
                            <a:ext cx="708" cy="1654"/>
                          </a:xfrm>
                          <a:custGeom>
                            <a:avLst/>
                            <a:gdLst>
                              <a:gd name="T0" fmla="+- 0 3364 7222"/>
                              <a:gd name="T1" fmla="*/ T0 w 708"/>
                              <a:gd name="T2" fmla="+- 0 2626 7383"/>
                              <a:gd name="T3" fmla="*/ 2626 h 1654"/>
                              <a:gd name="T4" fmla="+- 0 3364 7222"/>
                              <a:gd name="T5" fmla="*/ T4 w 708"/>
                              <a:gd name="T6" fmla="+- 0 2715 7383"/>
                              <a:gd name="T7" fmla="*/ 2715 h 1654"/>
                              <a:gd name="T8" fmla="+- 0 3243 7222"/>
                              <a:gd name="T9" fmla="*/ T8 w 708"/>
                              <a:gd name="T10" fmla="+- 0 2584 7383"/>
                              <a:gd name="T11" fmla="*/ 2584 h 1654"/>
                              <a:gd name="T12" fmla="+- 0 3243 7222"/>
                              <a:gd name="T13" fmla="*/ T12 w 708"/>
                              <a:gd name="T14" fmla="+- 0 2748 7383"/>
                              <a:gd name="T15" fmla="*/ 2748 h 1654"/>
                              <a:gd name="T16" fmla="+- 0 3256 7222"/>
                              <a:gd name="T17" fmla="*/ T16 w 708"/>
                              <a:gd name="T18" fmla="+- 0 2572 7383"/>
                              <a:gd name="T19" fmla="*/ 2572 h 1654"/>
                              <a:gd name="T20" fmla="+- 0 3256 7222"/>
                              <a:gd name="T21" fmla="*/ T20 w 708"/>
                              <a:gd name="T22" fmla="+- 0 2774 7383"/>
                              <a:gd name="T23" fmla="*/ 2774 h 1654"/>
                              <a:gd name="T24" fmla="+- 0 3281 7222"/>
                              <a:gd name="T25" fmla="*/ T24 w 708"/>
                              <a:gd name="T26" fmla="+- 0 2693 7383"/>
                              <a:gd name="T27" fmla="*/ 2693 h 1654"/>
                              <a:gd name="T28" fmla="+- 0 3281 7222"/>
                              <a:gd name="T29" fmla="*/ T28 w 708"/>
                              <a:gd name="T30" fmla="+- 0 2831 7383"/>
                              <a:gd name="T31" fmla="*/ 2831 h 1654"/>
                              <a:gd name="T32" fmla="+- 0 3408 7222"/>
                              <a:gd name="T33" fmla="*/ T32 w 708"/>
                              <a:gd name="T34" fmla="+- 0 2440 7383"/>
                              <a:gd name="T35" fmla="*/ 2440 h 1654"/>
                              <a:gd name="T36" fmla="+- 0 3408 7222"/>
                              <a:gd name="T37" fmla="*/ T36 w 708"/>
                              <a:gd name="T38" fmla="+- 0 2596 7383"/>
                              <a:gd name="T39" fmla="*/ 2596 h 1654"/>
                              <a:gd name="T40" fmla="+- 0 3463 7222"/>
                              <a:gd name="T41" fmla="*/ T40 w 708"/>
                              <a:gd name="T42" fmla="+- 0 2838 7383"/>
                              <a:gd name="T43" fmla="*/ 2838 h 1654"/>
                              <a:gd name="T44" fmla="+- 0 3463 7222"/>
                              <a:gd name="T45" fmla="*/ T44 w 708"/>
                              <a:gd name="T46" fmla="+- 0 3000 7383"/>
                              <a:gd name="T47" fmla="*/ 3000 h 1654"/>
                              <a:gd name="T48" fmla="+- 0 3463 7222"/>
                              <a:gd name="T49" fmla="*/ T48 w 708"/>
                              <a:gd name="T50" fmla="+- 0 2649 7383"/>
                              <a:gd name="T51" fmla="*/ 2649 h 1654"/>
                              <a:gd name="T52" fmla="+- 0 3463 7222"/>
                              <a:gd name="T53" fmla="*/ T52 w 708"/>
                              <a:gd name="T54" fmla="+- 0 2810 7383"/>
                              <a:gd name="T55" fmla="*/ 2810 h 1654"/>
                              <a:gd name="T56" fmla="+- 0 3466 7222"/>
                              <a:gd name="T57" fmla="*/ T56 w 708"/>
                              <a:gd name="T58" fmla="+- 0 2748 7383"/>
                              <a:gd name="T59" fmla="*/ 2748 h 1654"/>
                              <a:gd name="T60" fmla="+- 0 3466 7222"/>
                              <a:gd name="T61" fmla="*/ T60 w 708"/>
                              <a:gd name="T62" fmla="+- 0 2843 7383"/>
                              <a:gd name="T63" fmla="*/ 2843 h 1654"/>
                              <a:gd name="T64" fmla="+- 0 3465 7222"/>
                              <a:gd name="T65" fmla="*/ T64 w 708"/>
                              <a:gd name="T66" fmla="+- 0 2701 7383"/>
                              <a:gd name="T67" fmla="*/ 2701 h 1654"/>
                              <a:gd name="T68" fmla="+- 0 3465 7222"/>
                              <a:gd name="T69" fmla="*/ T68 w 708"/>
                              <a:gd name="T70" fmla="+- 0 2800 7383"/>
                              <a:gd name="T71" fmla="*/ 2800 h 1654"/>
                              <a:gd name="T72" fmla="+- 0 3455 7222"/>
                              <a:gd name="T73" fmla="*/ T72 w 708"/>
                              <a:gd name="T74" fmla="+- 0 2693 7383"/>
                              <a:gd name="T75" fmla="*/ 2693 h 1654"/>
                              <a:gd name="T76" fmla="+- 0 3455 7222"/>
                              <a:gd name="T77" fmla="*/ T76 w 708"/>
                              <a:gd name="T78" fmla="+- 0 2798 7383"/>
                              <a:gd name="T79" fmla="*/ 2798 h 16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708" h="1654">
                                <a:moveTo>
                                  <a:pt x="-3858" y="-4757"/>
                                </a:moveTo>
                                <a:lnTo>
                                  <a:pt x="-3858" y="-4668"/>
                                </a:lnTo>
                                <a:moveTo>
                                  <a:pt x="-3979" y="-4799"/>
                                </a:moveTo>
                                <a:lnTo>
                                  <a:pt x="-3979" y="-4635"/>
                                </a:lnTo>
                                <a:moveTo>
                                  <a:pt x="-3966" y="-4811"/>
                                </a:moveTo>
                                <a:lnTo>
                                  <a:pt x="-3966" y="-4609"/>
                                </a:lnTo>
                                <a:moveTo>
                                  <a:pt x="-3941" y="-4690"/>
                                </a:moveTo>
                                <a:lnTo>
                                  <a:pt x="-3941" y="-4552"/>
                                </a:lnTo>
                                <a:moveTo>
                                  <a:pt x="-3814" y="-4943"/>
                                </a:moveTo>
                                <a:lnTo>
                                  <a:pt x="-3814" y="-4787"/>
                                </a:lnTo>
                                <a:moveTo>
                                  <a:pt x="-3759" y="-4545"/>
                                </a:moveTo>
                                <a:lnTo>
                                  <a:pt x="-3759" y="-4383"/>
                                </a:lnTo>
                                <a:moveTo>
                                  <a:pt x="-3759" y="-4734"/>
                                </a:moveTo>
                                <a:lnTo>
                                  <a:pt x="-3759" y="-4573"/>
                                </a:lnTo>
                                <a:moveTo>
                                  <a:pt x="-3756" y="-4635"/>
                                </a:moveTo>
                                <a:lnTo>
                                  <a:pt x="-3756" y="-4540"/>
                                </a:lnTo>
                                <a:moveTo>
                                  <a:pt x="-3757" y="-4682"/>
                                </a:moveTo>
                                <a:lnTo>
                                  <a:pt x="-3757" y="-4583"/>
                                </a:lnTo>
                                <a:moveTo>
                                  <a:pt x="-3767" y="-4690"/>
                                </a:moveTo>
                                <a:lnTo>
                                  <a:pt x="-3767" y="-4585"/>
                                </a:lnTo>
                              </a:path>
                            </a:pathLst>
                          </a:custGeom>
                          <a:noFill/>
                          <a:ln w="4154">
                            <a:solidFill>
                              <a:srgbClr val="68686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5" name="AutoShape 123"/>
                        <wps:cNvSpPr>
                          <a:spLocks/>
                        </wps:cNvSpPr>
                        <wps:spPr bwMode="auto">
                          <a:xfrm>
                            <a:off x="8370" y="7771"/>
                            <a:ext cx="326" cy="743"/>
                          </a:xfrm>
                          <a:custGeom>
                            <a:avLst/>
                            <a:gdLst>
                              <a:gd name="T0" fmla="+- 0 3605 8370"/>
                              <a:gd name="T1" fmla="*/ T0 w 326"/>
                              <a:gd name="T2" fmla="+- 0 2665 7771"/>
                              <a:gd name="T3" fmla="*/ 2665 h 743"/>
                              <a:gd name="T4" fmla="+- 0 3605 8370"/>
                              <a:gd name="T5" fmla="*/ T4 w 326"/>
                              <a:gd name="T6" fmla="+- 0 2748 7771"/>
                              <a:gd name="T7" fmla="*/ 2748 h 743"/>
                              <a:gd name="T8" fmla="+- 0 3610 8370"/>
                              <a:gd name="T9" fmla="*/ T8 w 326"/>
                              <a:gd name="T10" fmla="+- 0 2696 7771"/>
                              <a:gd name="T11" fmla="*/ 2696 h 743"/>
                              <a:gd name="T12" fmla="+- 0 3610 8370"/>
                              <a:gd name="T13" fmla="*/ T12 w 326"/>
                              <a:gd name="T14" fmla="+- 0 2770 7771"/>
                              <a:gd name="T15" fmla="*/ 2770 h 743"/>
                              <a:gd name="T16" fmla="+- 0 3619 8370"/>
                              <a:gd name="T17" fmla="*/ T16 w 326"/>
                              <a:gd name="T18" fmla="+- 0 2730 7771"/>
                              <a:gd name="T19" fmla="*/ 2730 h 743"/>
                              <a:gd name="T20" fmla="+- 0 3619 8370"/>
                              <a:gd name="T21" fmla="*/ T20 w 326"/>
                              <a:gd name="T22" fmla="+- 0 2807 7771"/>
                              <a:gd name="T23" fmla="*/ 2807 h 743"/>
                              <a:gd name="T24" fmla="+- 0 3628 8370"/>
                              <a:gd name="T25" fmla="*/ T24 w 326"/>
                              <a:gd name="T26" fmla="+- 0 2745 7771"/>
                              <a:gd name="T27" fmla="*/ 2745 h 743"/>
                              <a:gd name="T28" fmla="+- 0 3628 8370"/>
                              <a:gd name="T29" fmla="*/ T28 w 326"/>
                              <a:gd name="T30" fmla="+- 0 2823 7771"/>
                              <a:gd name="T31" fmla="*/ 2823 h 743"/>
                              <a:gd name="T32" fmla="+- 0 3635 8370"/>
                              <a:gd name="T33" fmla="*/ T32 w 326"/>
                              <a:gd name="T34" fmla="+- 0 2731 7771"/>
                              <a:gd name="T35" fmla="*/ 2731 h 743"/>
                              <a:gd name="T36" fmla="+- 0 3635 8370"/>
                              <a:gd name="T37" fmla="*/ T36 w 326"/>
                              <a:gd name="T38" fmla="+- 0 2808 7771"/>
                              <a:gd name="T39" fmla="*/ 2808 h 743"/>
                              <a:gd name="T40" fmla="+- 0 3642 8370"/>
                              <a:gd name="T41" fmla="*/ T40 w 326"/>
                              <a:gd name="T42" fmla="+- 0 2661 7771"/>
                              <a:gd name="T43" fmla="*/ 2661 h 743"/>
                              <a:gd name="T44" fmla="+- 0 3642 8370"/>
                              <a:gd name="T45" fmla="*/ T44 w 326"/>
                              <a:gd name="T46" fmla="+- 0 2743 7771"/>
                              <a:gd name="T47" fmla="*/ 2743 h 743"/>
                              <a:gd name="T48" fmla="+- 0 3654 8370"/>
                              <a:gd name="T49" fmla="*/ T48 w 326"/>
                              <a:gd name="T50" fmla="+- 0 2640 7771"/>
                              <a:gd name="T51" fmla="*/ 2640 h 743"/>
                              <a:gd name="T52" fmla="+- 0 3654 8370"/>
                              <a:gd name="T53" fmla="*/ T52 w 326"/>
                              <a:gd name="T54" fmla="+- 0 2709 7771"/>
                              <a:gd name="T55" fmla="*/ 2709 h 743"/>
                              <a:gd name="T56" fmla="+- 0 3658 8370"/>
                              <a:gd name="T57" fmla="*/ T56 w 326"/>
                              <a:gd name="T58" fmla="+- 0 2594 7771"/>
                              <a:gd name="T59" fmla="*/ 2594 h 743"/>
                              <a:gd name="T60" fmla="+- 0 3658 8370"/>
                              <a:gd name="T61" fmla="*/ T60 w 326"/>
                              <a:gd name="T62" fmla="+- 0 2660 7771"/>
                              <a:gd name="T63" fmla="*/ 2660 h 743"/>
                              <a:gd name="T64" fmla="+- 0 3661 8370"/>
                              <a:gd name="T65" fmla="*/ T64 w 326"/>
                              <a:gd name="T66" fmla="+- 0 2598 7771"/>
                              <a:gd name="T67" fmla="*/ 2598 h 743"/>
                              <a:gd name="T68" fmla="+- 0 3661 8370"/>
                              <a:gd name="T69" fmla="*/ T68 w 326"/>
                              <a:gd name="T70" fmla="+- 0 2665 7771"/>
                              <a:gd name="T71" fmla="*/ 2665 h 743"/>
                              <a:gd name="T72" fmla="+- 0 3675 8370"/>
                              <a:gd name="T73" fmla="*/ T72 w 326"/>
                              <a:gd name="T74" fmla="+- 0 2635 7771"/>
                              <a:gd name="T75" fmla="*/ 2635 h 743"/>
                              <a:gd name="T76" fmla="+- 0 3675 8370"/>
                              <a:gd name="T77" fmla="*/ T76 w 326"/>
                              <a:gd name="T78" fmla="+- 0 2705 7771"/>
                              <a:gd name="T79" fmla="*/ 2705 h 743"/>
                              <a:gd name="T80" fmla="+- 0 3691 8370"/>
                              <a:gd name="T81" fmla="*/ T80 w 326"/>
                              <a:gd name="T82" fmla="+- 0 2614 7771"/>
                              <a:gd name="T83" fmla="*/ 2614 h 743"/>
                              <a:gd name="T84" fmla="+- 0 3691 8370"/>
                              <a:gd name="T85" fmla="*/ T84 w 326"/>
                              <a:gd name="T86" fmla="+- 0 2683 7771"/>
                              <a:gd name="T87" fmla="*/ 2683 h 743"/>
                              <a:gd name="T88" fmla="+- 0 3695 8370"/>
                              <a:gd name="T89" fmla="*/ T88 w 326"/>
                              <a:gd name="T90" fmla="+- 0 2620 7771"/>
                              <a:gd name="T91" fmla="*/ 2620 h 743"/>
                              <a:gd name="T92" fmla="+- 0 3695 8370"/>
                              <a:gd name="T93" fmla="*/ T92 w 326"/>
                              <a:gd name="T94" fmla="+- 0 2689 7771"/>
                              <a:gd name="T95" fmla="*/ 2689 h 743"/>
                              <a:gd name="T96" fmla="+- 0 3704 8370"/>
                              <a:gd name="T97" fmla="*/ T96 w 326"/>
                              <a:gd name="T98" fmla="+- 0 2572 7771"/>
                              <a:gd name="T99" fmla="*/ 2572 h 743"/>
                              <a:gd name="T100" fmla="+- 0 3704 8370"/>
                              <a:gd name="T101" fmla="*/ T100 w 326"/>
                              <a:gd name="T102" fmla="+- 0 2640 7771"/>
                              <a:gd name="T103" fmla="*/ 2640 h 743"/>
                              <a:gd name="T104" fmla="+- 0 3708 8370"/>
                              <a:gd name="T105" fmla="*/ T104 w 326"/>
                              <a:gd name="T106" fmla="+- 0 2576 7771"/>
                              <a:gd name="T107" fmla="*/ 2576 h 743"/>
                              <a:gd name="T108" fmla="+- 0 3708 8370"/>
                              <a:gd name="T109" fmla="*/ T108 w 326"/>
                              <a:gd name="T110" fmla="+- 0 2642 7771"/>
                              <a:gd name="T111" fmla="*/ 2642 h 7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326" h="743">
                                <a:moveTo>
                                  <a:pt x="-4765" y="-5106"/>
                                </a:moveTo>
                                <a:lnTo>
                                  <a:pt x="-4765" y="-5023"/>
                                </a:lnTo>
                                <a:moveTo>
                                  <a:pt x="-4760" y="-5075"/>
                                </a:moveTo>
                                <a:lnTo>
                                  <a:pt x="-4760" y="-5001"/>
                                </a:lnTo>
                                <a:moveTo>
                                  <a:pt x="-4751" y="-5041"/>
                                </a:moveTo>
                                <a:lnTo>
                                  <a:pt x="-4751" y="-4964"/>
                                </a:lnTo>
                                <a:moveTo>
                                  <a:pt x="-4742" y="-5026"/>
                                </a:moveTo>
                                <a:lnTo>
                                  <a:pt x="-4742" y="-4948"/>
                                </a:lnTo>
                                <a:moveTo>
                                  <a:pt x="-4735" y="-5040"/>
                                </a:moveTo>
                                <a:lnTo>
                                  <a:pt x="-4735" y="-4963"/>
                                </a:lnTo>
                                <a:moveTo>
                                  <a:pt x="-4728" y="-5110"/>
                                </a:moveTo>
                                <a:lnTo>
                                  <a:pt x="-4728" y="-5028"/>
                                </a:lnTo>
                                <a:moveTo>
                                  <a:pt x="-4716" y="-5131"/>
                                </a:moveTo>
                                <a:lnTo>
                                  <a:pt x="-4716" y="-5062"/>
                                </a:lnTo>
                                <a:moveTo>
                                  <a:pt x="-4712" y="-5177"/>
                                </a:moveTo>
                                <a:lnTo>
                                  <a:pt x="-4712" y="-5111"/>
                                </a:lnTo>
                                <a:moveTo>
                                  <a:pt x="-4709" y="-5173"/>
                                </a:moveTo>
                                <a:lnTo>
                                  <a:pt x="-4709" y="-5106"/>
                                </a:lnTo>
                                <a:moveTo>
                                  <a:pt x="-4695" y="-5136"/>
                                </a:moveTo>
                                <a:lnTo>
                                  <a:pt x="-4695" y="-5066"/>
                                </a:lnTo>
                                <a:moveTo>
                                  <a:pt x="-4679" y="-5157"/>
                                </a:moveTo>
                                <a:lnTo>
                                  <a:pt x="-4679" y="-5088"/>
                                </a:lnTo>
                                <a:moveTo>
                                  <a:pt x="-4675" y="-5151"/>
                                </a:moveTo>
                                <a:lnTo>
                                  <a:pt x="-4675" y="-5082"/>
                                </a:lnTo>
                                <a:moveTo>
                                  <a:pt x="-4666" y="-5199"/>
                                </a:moveTo>
                                <a:lnTo>
                                  <a:pt x="-4666" y="-5131"/>
                                </a:lnTo>
                                <a:moveTo>
                                  <a:pt x="-4662" y="-5195"/>
                                </a:moveTo>
                                <a:lnTo>
                                  <a:pt x="-4662" y="-5129"/>
                                </a:lnTo>
                              </a:path>
                            </a:pathLst>
                          </a:custGeom>
                          <a:noFill/>
                          <a:ln w="415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6" name="AutoShape 122"/>
                        <wps:cNvSpPr>
                          <a:spLocks/>
                        </wps:cNvSpPr>
                        <wps:spPr bwMode="auto">
                          <a:xfrm>
                            <a:off x="5006" y="7607"/>
                            <a:ext cx="3627" cy="1233"/>
                          </a:xfrm>
                          <a:custGeom>
                            <a:avLst/>
                            <a:gdLst>
                              <a:gd name="T0" fmla="+- 0 3654 5006"/>
                              <a:gd name="T1" fmla="*/ T0 w 3627"/>
                              <a:gd name="T2" fmla="+- 0 2629 7607"/>
                              <a:gd name="T3" fmla="*/ 2629 h 1233"/>
                              <a:gd name="T4" fmla="+- 0 3654 5006"/>
                              <a:gd name="T5" fmla="*/ T4 w 3627"/>
                              <a:gd name="T6" fmla="+- 0 2735 7607"/>
                              <a:gd name="T7" fmla="*/ 2735 h 1233"/>
                              <a:gd name="T8" fmla="+- 0 3671 5006"/>
                              <a:gd name="T9" fmla="*/ T8 w 3627"/>
                              <a:gd name="T10" fmla="+- 0 2644 7607"/>
                              <a:gd name="T11" fmla="*/ 2644 h 1233"/>
                              <a:gd name="T12" fmla="+- 0 3671 5006"/>
                              <a:gd name="T13" fmla="*/ T12 w 3627"/>
                              <a:gd name="T14" fmla="+- 0 2740 7607"/>
                              <a:gd name="T15" fmla="*/ 2740 h 1233"/>
                              <a:gd name="T16" fmla="+- 0 3676 5006"/>
                              <a:gd name="T17" fmla="*/ T16 w 3627"/>
                              <a:gd name="T18" fmla="+- 0 2569 7607"/>
                              <a:gd name="T19" fmla="*/ 2569 h 1233"/>
                              <a:gd name="T20" fmla="+- 0 3676 5006"/>
                              <a:gd name="T21" fmla="*/ T20 w 3627"/>
                              <a:gd name="T22" fmla="+- 0 2713 7607"/>
                              <a:gd name="T23" fmla="*/ 2713 h 1233"/>
                              <a:gd name="T24" fmla="+- 0 3679 5006"/>
                              <a:gd name="T25" fmla="*/ T24 w 3627"/>
                              <a:gd name="T26" fmla="+- 0 2602 7607"/>
                              <a:gd name="T27" fmla="*/ 2602 h 1233"/>
                              <a:gd name="T28" fmla="+- 0 3679 5006"/>
                              <a:gd name="T29" fmla="*/ T28 w 3627"/>
                              <a:gd name="T30" fmla="+- 0 2701 7607"/>
                              <a:gd name="T31" fmla="*/ 2701 h 1233"/>
                              <a:gd name="T32" fmla="+- 0 3687 5006"/>
                              <a:gd name="T33" fmla="*/ T32 w 3627"/>
                              <a:gd name="T34" fmla="+- 0 2644 7607"/>
                              <a:gd name="T35" fmla="*/ 2644 h 1233"/>
                              <a:gd name="T36" fmla="+- 0 3687 5006"/>
                              <a:gd name="T37" fmla="*/ T36 w 3627"/>
                              <a:gd name="T38" fmla="+- 0 2772 7607"/>
                              <a:gd name="T39" fmla="*/ 2772 h 1233"/>
                              <a:gd name="T40" fmla="+- 0 3688 5006"/>
                              <a:gd name="T41" fmla="*/ T40 w 3627"/>
                              <a:gd name="T42" fmla="+- 0 2595 7607"/>
                              <a:gd name="T43" fmla="*/ 2595 h 1233"/>
                              <a:gd name="T44" fmla="+- 0 3688 5006"/>
                              <a:gd name="T45" fmla="*/ T44 w 3627"/>
                              <a:gd name="T46" fmla="+- 0 2724 7607"/>
                              <a:gd name="T47" fmla="*/ 2724 h 1233"/>
                              <a:gd name="T48" fmla="+- 0 3653 5006"/>
                              <a:gd name="T49" fmla="*/ T48 w 3627"/>
                              <a:gd name="T50" fmla="+- 0 2859 7607"/>
                              <a:gd name="T51" fmla="*/ 2859 h 1233"/>
                              <a:gd name="T52" fmla="+- 0 3653 5006"/>
                              <a:gd name="T53" fmla="*/ T52 w 3627"/>
                              <a:gd name="T54" fmla="+- 0 2933 7607"/>
                              <a:gd name="T55" fmla="*/ 2933 h 1233"/>
                              <a:gd name="T56" fmla="+- 0 3659 5006"/>
                              <a:gd name="T57" fmla="*/ T56 w 3627"/>
                              <a:gd name="T58" fmla="+- 0 2662 7607"/>
                              <a:gd name="T59" fmla="*/ 2662 h 1233"/>
                              <a:gd name="T60" fmla="+- 0 3659 5006"/>
                              <a:gd name="T61" fmla="*/ T60 w 3627"/>
                              <a:gd name="T62" fmla="+- 0 2747 7607"/>
                              <a:gd name="T63" fmla="*/ 2747 h 1233"/>
                              <a:gd name="T64" fmla="+- 0 3678 5006"/>
                              <a:gd name="T65" fmla="*/ T64 w 3627"/>
                              <a:gd name="T66" fmla="+- 0 2645 7607"/>
                              <a:gd name="T67" fmla="*/ 2645 h 1233"/>
                              <a:gd name="T68" fmla="+- 0 3678 5006"/>
                              <a:gd name="T69" fmla="*/ T68 w 3627"/>
                              <a:gd name="T70" fmla="+- 0 2799 7607"/>
                              <a:gd name="T71" fmla="*/ 2799 h 1233"/>
                              <a:gd name="T72" fmla="+- 0 3686 5006"/>
                              <a:gd name="T73" fmla="*/ T72 w 3627"/>
                              <a:gd name="T74" fmla="+- 0 2562 7607"/>
                              <a:gd name="T75" fmla="*/ 2562 h 1233"/>
                              <a:gd name="T76" fmla="+- 0 3686 5006"/>
                              <a:gd name="T77" fmla="*/ T76 w 3627"/>
                              <a:gd name="T78" fmla="+- 0 2689 7607"/>
                              <a:gd name="T79" fmla="*/ 2689 h 1233"/>
                              <a:gd name="T80" fmla="+- 0 2543 5006"/>
                              <a:gd name="T81" fmla="*/ T80 w 3627"/>
                              <a:gd name="T82" fmla="+- 0 2526 7607"/>
                              <a:gd name="T83" fmla="*/ 2526 h 1233"/>
                              <a:gd name="T84" fmla="+- 0 2543 5006"/>
                              <a:gd name="T85" fmla="*/ T84 w 3627"/>
                              <a:gd name="T86" fmla="+- 0 2670 7607"/>
                              <a:gd name="T87" fmla="*/ 2670 h 1233"/>
                              <a:gd name="T88" fmla="+- 0 2575 5006"/>
                              <a:gd name="T89" fmla="*/ T88 w 3627"/>
                              <a:gd name="T90" fmla="+- 0 2516 7607"/>
                              <a:gd name="T91" fmla="*/ 2516 h 1233"/>
                              <a:gd name="T92" fmla="+- 0 2575 5006"/>
                              <a:gd name="T93" fmla="*/ T92 w 3627"/>
                              <a:gd name="T94" fmla="+- 0 2654 7607"/>
                              <a:gd name="T95" fmla="*/ 2654 h 1233"/>
                              <a:gd name="T96" fmla="+- 0 2603 5006"/>
                              <a:gd name="T97" fmla="*/ T96 w 3627"/>
                              <a:gd name="T98" fmla="+- 0 2596 7607"/>
                              <a:gd name="T99" fmla="*/ 2596 h 1233"/>
                              <a:gd name="T100" fmla="+- 0 2603 5006"/>
                              <a:gd name="T101" fmla="*/ T100 w 3627"/>
                              <a:gd name="T102" fmla="+- 0 2698 7607"/>
                              <a:gd name="T103" fmla="*/ 2698 h 1233"/>
                              <a:gd name="T104" fmla="+- 0 2608 5006"/>
                              <a:gd name="T105" fmla="*/ T104 w 3627"/>
                              <a:gd name="T106" fmla="+- 0 2598 7607"/>
                              <a:gd name="T107" fmla="*/ 2598 h 1233"/>
                              <a:gd name="T108" fmla="+- 0 2608 5006"/>
                              <a:gd name="T109" fmla="*/ T108 w 3627"/>
                              <a:gd name="T110" fmla="+- 0 2714 7607"/>
                              <a:gd name="T111" fmla="*/ 2714 h 1233"/>
                              <a:gd name="T112" fmla="+- 0 2586 5006"/>
                              <a:gd name="T113" fmla="*/ T112 w 3627"/>
                              <a:gd name="T114" fmla="+- 0 2576 7607"/>
                              <a:gd name="T115" fmla="*/ 2576 h 1233"/>
                              <a:gd name="T116" fmla="+- 0 2586 5006"/>
                              <a:gd name="T117" fmla="*/ T116 w 3627"/>
                              <a:gd name="T118" fmla="+- 0 2648 7607"/>
                              <a:gd name="T119" fmla="*/ 2648 h 1233"/>
                              <a:gd name="T120" fmla="+- 0 2621 5006"/>
                              <a:gd name="T121" fmla="*/ T120 w 3627"/>
                              <a:gd name="T122" fmla="+- 0 2626 7607"/>
                              <a:gd name="T123" fmla="*/ 2626 h 1233"/>
                              <a:gd name="T124" fmla="+- 0 2621 5006"/>
                              <a:gd name="T125" fmla="*/ T124 w 3627"/>
                              <a:gd name="T126" fmla="+- 0 2736 7607"/>
                              <a:gd name="T127" fmla="*/ 2736 h 1233"/>
                              <a:gd name="T128" fmla="+- 0 2630 5006"/>
                              <a:gd name="T129" fmla="*/ T128 w 3627"/>
                              <a:gd name="T130" fmla="+- 0 2562 7607"/>
                              <a:gd name="T131" fmla="*/ 2562 h 1233"/>
                              <a:gd name="T132" fmla="+- 0 2630 5006"/>
                              <a:gd name="T133" fmla="*/ T132 w 3627"/>
                              <a:gd name="T134" fmla="+- 0 2759 7607"/>
                              <a:gd name="T135" fmla="*/ 2759 h 1233"/>
                              <a:gd name="T136" fmla="+- 0 2673 5006"/>
                              <a:gd name="T137" fmla="*/ T136 w 3627"/>
                              <a:gd name="T138" fmla="+- 0 2629 7607"/>
                              <a:gd name="T139" fmla="*/ 2629 h 1233"/>
                              <a:gd name="T140" fmla="+- 0 2673 5006"/>
                              <a:gd name="T141" fmla="*/ T140 w 3627"/>
                              <a:gd name="T142" fmla="+- 0 2698 7607"/>
                              <a:gd name="T143" fmla="*/ 2698 h 1233"/>
                              <a:gd name="T144" fmla="+- 0 2585 5006"/>
                              <a:gd name="T145" fmla="*/ T144 w 3627"/>
                              <a:gd name="T146" fmla="+- 0 2625 7607"/>
                              <a:gd name="T147" fmla="*/ 2625 h 1233"/>
                              <a:gd name="T148" fmla="+- 0 2585 5006"/>
                              <a:gd name="T149" fmla="*/ T148 w 3627"/>
                              <a:gd name="T150" fmla="+- 0 2710 7607"/>
                              <a:gd name="T151" fmla="*/ 2710 h 1233"/>
                              <a:gd name="T152" fmla="+- 0 2594 5006"/>
                              <a:gd name="T153" fmla="*/ T152 w 3627"/>
                              <a:gd name="T154" fmla="+- 0 2645 7607"/>
                              <a:gd name="T155" fmla="*/ 2645 h 1233"/>
                              <a:gd name="T156" fmla="+- 0 2594 5006"/>
                              <a:gd name="T157" fmla="*/ T156 w 3627"/>
                              <a:gd name="T158" fmla="+- 0 2787 7607"/>
                              <a:gd name="T159" fmla="*/ 2787 h 1233"/>
                              <a:gd name="T160" fmla="+- 0 2589 5006"/>
                              <a:gd name="T161" fmla="*/ T160 w 3627"/>
                              <a:gd name="T162" fmla="+- 0 2628 7607"/>
                              <a:gd name="T163" fmla="*/ 2628 h 1233"/>
                              <a:gd name="T164" fmla="+- 0 2589 5006"/>
                              <a:gd name="T165" fmla="*/ T164 w 3627"/>
                              <a:gd name="T166" fmla="+- 0 2715 7607"/>
                              <a:gd name="T167" fmla="*/ 2715 h 1233"/>
                              <a:gd name="T168" fmla="+- 0 2785 5006"/>
                              <a:gd name="T169" fmla="*/ T168 w 3627"/>
                              <a:gd name="T170" fmla="+- 0 2640 7607"/>
                              <a:gd name="T171" fmla="*/ 2640 h 1233"/>
                              <a:gd name="T172" fmla="+- 0 2785 5006"/>
                              <a:gd name="T173" fmla="*/ T172 w 3627"/>
                              <a:gd name="T174" fmla="+- 0 2710 7607"/>
                              <a:gd name="T175" fmla="*/ 2710 h 1233"/>
                              <a:gd name="T176" fmla="+- 0 2816 5006"/>
                              <a:gd name="T177" fmla="*/ T176 w 3627"/>
                              <a:gd name="T178" fmla="+- 0 2663 7607"/>
                              <a:gd name="T179" fmla="*/ 2663 h 1233"/>
                              <a:gd name="T180" fmla="+- 0 2816 5006"/>
                              <a:gd name="T181" fmla="*/ T180 w 3627"/>
                              <a:gd name="T182" fmla="+- 0 2773 7607"/>
                              <a:gd name="T183" fmla="*/ 2773 h 1233"/>
                              <a:gd name="T184" fmla="+- 0 2836 5006"/>
                              <a:gd name="T185" fmla="*/ T184 w 3627"/>
                              <a:gd name="T186" fmla="+- 0 2625 7607"/>
                              <a:gd name="T187" fmla="*/ 2625 h 1233"/>
                              <a:gd name="T188" fmla="+- 0 2836 5006"/>
                              <a:gd name="T189" fmla="*/ T188 w 3627"/>
                              <a:gd name="T190" fmla="+- 0 2709 7607"/>
                              <a:gd name="T191" fmla="*/ 2709 h 1233"/>
                              <a:gd name="T192" fmla="+- 0 2852 5006"/>
                              <a:gd name="T193" fmla="*/ T192 w 3627"/>
                              <a:gd name="T194" fmla="+- 0 2651 7607"/>
                              <a:gd name="T195" fmla="*/ 2651 h 1233"/>
                              <a:gd name="T196" fmla="+- 0 2852 5006"/>
                              <a:gd name="T197" fmla="*/ T196 w 3627"/>
                              <a:gd name="T198" fmla="+- 0 2818 7607"/>
                              <a:gd name="T199" fmla="*/ 2818 h 1233"/>
                              <a:gd name="T200" fmla="+- 0 2820 5006"/>
                              <a:gd name="T201" fmla="*/ T200 w 3627"/>
                              <a:gd name="T202" fmla="+- 0 2591 7607"/>
                              <a:gd name="T203" fmla="*/ 2591 h 1233"/>
                              <a:gd name="T204" fmla="+- 0 2820 5006"/>
                              <a:gd name="T205" fmla="*/ T204 w 3627"/>
                              <a:gd name="T206" fmla="+- 0 2673 7607"/>
                              <a:gd name="T207" fmla="*/ 2673 h 1233"/>
                              <a:gd name="T208" fmla="+- 0 2816 5006"/>
                              <a:gd name="T209" fmla="*/ T208 w 3627"/>
                              <a:gd name="T210" fmla="+- 0 2676 7607"/>
                              <a:gd name="T211" fmla="*/ 2676 h 1233"/>
                              <a:gd name="T212" fmla="+- 0 2816 5006"/>
                              <a:gd name="T213" fmla="*/ T212 w 3627"/>
                              <a:gd name="T214" fmla="+- 0 2745 7607"/>
                              <a:gd name="T215" fmla="*/ 2745 h 1233"/>
                              <a:gd name="T216" fmla="+- 0 2807 5006"/>
                              <a:gd name="T217" fmla="*/ T216 w 3627"/>
                              <a:gd name="T218" fmla="+- 0 2696 7607"/>
                              <a:gd name="T219" fmla="*/ 2696 h 1233"/>
                              <a:gd name="T220" fmla="+- 0 2807 5006"/>
                              <a:gd name="T221" fmla="*/ T220 w 3627"/>
                              <a:gd name="T222" fmla="+- 0 2809 7607"/>
                              <a:gd name="T223" fmla="*/ 2809 h 1233"/>
                              <a:gd name="T224" fmla="+- 0 2819 5006"/>
                              <a:gd name="T225" fmla="*/ T224 w 3627"/>
                              <a:gd name="T226" fmla="+- 0 2692 7607"/>
                              <a:gd name="T227" fmla="*/ 2692 h 1233"/>
                              <a:gd name="T228" fmla="+- 0 2819 5006"/>
                              <a:gd name="T229" fmla="*/ T228 w 3627"/>
                              <a:gd name="T230" fmla="+- 0 2841 7607"/>
                              <a:gd name="T231" fmla="*/ 2841 h 1233"/>
                              <a:gd name="T232" fmla="+- 0 2804 5006"/>
                              <a:gd name="T233" fmla="*/ T232 w 3627"/>
                              <a:gd name="T234" fmla="+- 0 2731 7607"/>
                              <a:gd name="T235" fmla="*/ 2731 h 1233"/>
                              <a:gd name="T236" fmla="+- 0 2804 5006"/>
                              <a:gd name="T237" fmla="*/ T236 w 3627"/>
                              <a:gd name="T238" fmla="+- 0 2849 7607"/>
                              <a:gd name="T239" fmla="*/ 2849 h 1233"/>
                              <a:gd name="T240" fmla="+- 0 2812 5006"/>
                              <a:gd name="T241" fmla="*/ T240 w 3627"/>
                              <a:gd name="T242" fmla="+- 0 2663 7607"/>
                              <a:gd name="T243" fmla="*/ 2663 h 1233"/>
                              <a:gd name="T244" fmla="+- 0 2812 5006"/>
                              <a:gd name="T245" fmla="*/ T244 w 3627"/>
                              <a:gd name="T246" fmla="+- 0 2732 7607"/>
                              <a:gd name="T247" fmla="*/ 2732 h 12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3627" h="1233">
                                <a:moveTo>
                                  <a:pt x="-1352" y="-4978"/>
                                </a:moveTo>
                                <a:lnTo>
                                  <a:pt x="-1352" y="-4872"/>
                                </a:lnTo>
                                <a:moveTo>
                                  <a:pt x="-1335" y="-4963"/>
                                </a:moveTo>
                                <a:lnTo>
                                  <a:pt x="-1335" y="-4867"/>
                                </a:lnTo>
                                <a:moveTo>
                                  <a:pt x="-1330" y="-5038"/>
                                </a:moveTo>
                                <a:lnTo>
                                  <a:pt x="-1330" y="-4894"/>
                                </a:lnTo>
                                <a:moveTo>
                                  <a:pt x="-1327" y="-5005"/>
                                </a:moveTo>
                                <a:lnTo>
                                  <a:pt x="-1327" y="-4906"/>
                                </a:lnTo>
                                <a:moveTo>
                                  <a:pt x="-1319" y="-4963"/>
                                </a:moveTo>
                                <a:lnTo>
                                  <a:pt x="-1319" y="-4835"/>
                                </a:lnTo>
                                <a:moveTo>
                                  <a:pt x="-1318" y="-5012"/>
                                </a:moveTo>
                                <a:lnTo>
                                  <a:pt x="-1318" y="-4883"/>
                                </a:lnTo>
                                <a:moveTo>
                                  <a:pt x="-1353" y="-4748"/>
                                </a:moveTo>
                                <a:lnTo>
                                  <a:pt x="-1353" y="-4674"/>
                                </a:lnTo>
                                <a:moveTo>
                                  <a:pt x="-1347" y="-4945"/>
                                </a:moveTo>
                                <a:lnTo>
                                  <a:pt x="-1347" y="-4860"/>
                                </a:lnTo>
                                <a:moveTo>
                                  <a:pt x="-1328" y="-4962"/>
                                </a:moveTo>
                                <a:lnTo>
                                  <a:pt x="-1328" y="-4808"/>
                                </a:lnTo>
                                <a:moveTo>
                                  <a:pt x="-1320" y="-5045"/>
                                </a:moveTo>
                                <a:lnTo>
                                  <a:pt x="-1320" y="-4918"/>
                                </a:lnTo>
                                <a:moveTo>
                                  <a:pt x="-2463" y="-5081"/>
                                </a:moveTo>
                                <a:lnTo>
                                  <a:pt x="-2463" y="-4937"/>
                                </a:lnTo>
                                <a:moveTo>
                                  <a:pt x="-2431" y="-5091"/>
                                </a:moveTo>
                                <a:lnTo>
                                  <a:pt x="-2431" y="-4953"/>
                                </a:lnTo>
                                <a:moveTo>
                                  <a:pt x="-2403" y="-5011"/>
                                </a:moveTo>
                                <a:lnTo>
                                  <a:pt x="-2403" y="-4909"/>
                                </a:lnTo>
                                <a:moveTo>
                                  <a:pt x="-2398" y="-5009"/>
                                </a:moveTo>
                                <a:lnTo>
                                  <a:pt x="-2398" y="-4893"/>
                                </a:lnTo>
                                <a:moveTo>
                                  <a:pt x="-2420" y="-5031"/>
                                </a:moveTo>
                                <a:lnTo>
                                  <a:pt x="-2420" y="-4959"/>
                                </a:lnTo>
                                <a:moveTo>
                                  <a:pt x="-2385" y="-4981"/>
                                </a:moveTo>
                                <a:lnTo>
                                  <a:pt x="-2385" y="-4871"/>
                                </a:lnTo>
                                <a:moveTo>
                                  <a:pt x="-2376" y="-5045"/>
                                </a:moveTo>
                                <a:lnTo>
                                  <a:pt x="-2376" y="-4848"/>
                                </a:lnTo>
                                <a:moveTo>
                                  <a:pt x="-2333" y="-4978"/>
                                </a:moveTo>
                                <a:lnTo>
                                  <a:pt x="-2333" y="-4909"/>
                                </a:lnTo>
                                <a:moveTo>
                                  <a:pt x="-2421" y="-4982"/>
                                </a:moveTo>
                                <a:lnTo>
                                  <a:pt x="-2421" y="-4897"/>
                                </a:lnTo>
                                <a:moveTo>
                                  <a:pt x="-2412" y="-4962"/>
                                </a:moveTo>
                                <a:lnTo>
                                  <a:pt x="-2412" y="-4820"/>
                                </a:lnTo>
                                <a:moveTo>
                                  <a:pt x="-2417" y="-4979"/>
                                </a:moveTo>
                                <a:lnTo>
                                  <a:pt x="-2417" y="-4892"/>
                                </a:lnTo>
                                <a:moveTo>
                                  <a:pt x="-2221" y="-4967"/>
                                </a:moveTo>
                                <a:lnTo>
                                  <a:pt x="-2221" y="-4897"/>
                                </a:lnTo>
                                <a:moveTo>
                                  <a:pt x="-2190" y="-4944"/>
                                </a:moveTo>
                                <a:lnTo>
                                  <a:pt x="-2190" y="-4834"/>
                                </a:lnTo>
                                <a:moveTo>
                                  <a:pt x="-2170" y="-4982"/>
                                </a:moveTo>
                                <a:lnTo>
                                  <a:pt x="-2170" y="-4898"/>
                                </a:lnTo>
                                <a:moveTo>
                                  <a:pt x="-2154" y="-4956"/>
                                </a:moveTo>
                                <a:lnTo>
                                  <a:pt x="-2154" y="-4789"/>
                                </a:lnTo>
                                <a:moveTo>
                                  <a:pt x="-2186" y="-5016"/>
                                </a:moveTo>
                                <a:lnTo>
                                  <a:pt x="-2186" y="-4934"/>
                                </a:lnTo>
                                <a:moveTo>
                                  <a:pt x="-2190" y="-4931"/>
                                </a:moveTo>
                                <a:lnTo>
                                  <a:pt x="-2190" y="-4862"/>
                                </a:lnTo>
                                <a:moveTo>
                                  <a:pt x="-2199" y="-4911"/>
                                </a:moveTo>
                                <a:lnTo>
                                  <a:pt x="-2199" y="-4798"/>
                                </a:lnTo>
                                <a:moveTo>
                                  <a:pt x="-2187" y="-4915"/>
                                </a:moveTo>
                                <a:lnTo>
                                  <a:pt x="-2187" y="-4766"/>
                                </a:lnTo>
                                <a:moveTo>
                                  <a:pt x="-2202" y="-4876"/>
                                </a:moveTo>
                                <a:lnTo>
                                  <a:pt x="-2202" y="-4758"/>
                                </a:lnTo>
                                <a:moveTo>
                                  <a:pt x="-2194" y="-4944"/>
                                </a:moveTo>
                                <a:lnTo>
                                  <a:pt x="-2194" y="-4875"/>
                                </a:lnTo>
                              </a:path>
                            </a:pathLst>
                          </a:custGeom>
                          <a:noFill/>
                          <a:ln w="4154">
                            <a:solidFill>
                              <a:srgbClr val="68686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7" name="Picture 1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2524" y="2497"/>
                            <a:ext cx="1203" cy="6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98659B9" id="Group 120" o:spid="_x0000_s1026" style="position:absolute;margin-left:126.2pt;margin-top:118pt;width:60.15pt;height:43.55pt;z-index:-251655168;mso-position-horizontal-relative:page" coordorigin="2524,2360" coordsize="1203,8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">
                <v:shape id="AutoShape 131" o:spid="_x0000_s1027" style="position:absolute;left:6588;top:8637;width:124;height:615;visibility:visible;mso-wrap-style:square;v-text-anchor:top" coordsize="124,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JxFMMA&#10;AADcAAAADwAAAGRycy9kb3ducmV2LnhtbERPS4vCMBC+C/6HMMLeNK0Lq1ajiCCsi5f1gdehGZti&#10;M6lNVuv++s2C4G0+vufMFq2txI0aXzpWkA4SEMS50yUXCg77dX8MwgdkjZVjUvAgD4t5tzPDTLs7&#10;f9NtFwoRQ9hnqMCEUGdS+tyQRT9wNXHkzq6xGCJsCqkbvMdwW8lhknxIiyXHBoM1rQzll92PVbBO&#10;HqcN5cff7fW62gzdJP0y21Spt167nIII1IaX+On+1HH++wj+n4kXyP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lJxFMMAAADcAAAADwAAAAAAAAAAAAAAAACYAgAAZHJzL2Rv&#10;d25yZXYueG1sUEsFBgAAAAAEAAQA9QAAAIgDAAAAAA==&#10;" path="m-3545,-5756r,91m-3527,-5677r,112m-3506,-5773r,93e" filled="f" strokeweight=".1154mm">
                  <v:path arrowok="t" o:connecttype="custom" o:connectlocs="-3545,2882;-3545,2973;-3527,2961;-3527,3073;-3506,2865;-3506,2958" o:connectangles="0,0,0,0,0,0"/>
                </v:shape>
                <v:shape id="AutoShape 130" o:spid="_x0000_s1028" style="position:absolute;left:6332;top:7654;width:250;height:2063;visibility:visible;mso-wrap-style:square;v-text-anchor:top" coordsize="250,20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ZJDMMA&#10;AADcAAAADwAAAGRycy9kb3ducmV2LnhtbESPQWvCQBCF7wX/wzKCt7qJQqupqxSh4DW2B70N2TEJ&#10;zc6G7DSm/945FHqb4b1575vdYQqdGWlIbWQH+TIDQ1xF33Lt4Ovz43kDJgmyxy4yOfilBIf97GmH&#10;hY93Lmk8S200hFOBDhqRvrA2VQ0FTMvYE6t2i0NA0XWorR/wruGhs6sse7EBW9aGBns6NlR9n3+C&#10;g22Vl93Yl9fbKKvX4/q0veRRnFvMp/c3MEKT/Jv/rk9e8ddKq8/oBH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AZJDMMAAADcAAAADwAAAAAAAAAAAAAAAACYAgAAZHJzL2Rv&#10;d25yZXYueG1sUEsFBgAAAAAEAAQA9QAAAIgDAAAAAA==&#10;" path="m-3370,-5123r,698m-3358,-4676r,224m-3325,-5024r,136m-3291,-4896r,112m-3298,-4883r,146e" filled="f" strokecolor="#686868" strokeweight=".1154mm">
                  <v:path arrowok="t" o:connecttype="custom" o:connectlocs="-3370,2532;-3370,3230;-3358,2979;-3358,3203;-3325,2631;-3325,2767;-3291,2759;-3291,2871;-3298,2772;-3298,2918" o:connectangles="0,0,0,0,0,0,0,0,0,0"/>
                </v:shape>
                <v:shape id="AutoShape 129" o:spid="_x0000_s1029" style="position:absolute;left:7041;top:7144;width:369;height:1596;visibility:visible;mso-wrap-style:square;v-text-anchor:top" coordsize="369,15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gQWsQA&#10;AADcAAAADwAAAGRycy9kb3ducmV2LnhtbERPS2sCMRC+F/wPYYReimbVUnRrFBUq0oPgE3sbNuPu&#10;tpvJkkRd/30jFHqbj+8542ljKnEl50vLCnrdBARxZnXJuYL97qMzBOEDssbKMim4k4fppPU0xlTb&#10;G2/oug25iCHsU1RQhFCnUvqsIIO+a2viyJ2tMxgidLnUDm8x3FSynyRv0mDJsaHAmhYFZT/bi1Hw&#10;NT+V59fNMf826yV+HvYvu7lbK/XcbmbvIAI14V/8517pOH8wgscz8QI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WoEFrEAAAA3AAAAA8AAAAAAAAAAAAAAAAAmAIAAGRycy9k&#10;b3ducmV2LnhtbFBLBQYAAAAABAAEAPUAAACJAwAAAAA=&#10;" path="m-3856,-4336r,91m-3842,-4521r,81m-3835,-4539r,69m-3825,-4396r,81m-3821,-4479r,73m-3816,-4481r,74m-3774,-4363r,88m-3756,-4472r,78m-3749,-4460r,80m-3740,-4785r,334e" filled="f" strokeweight=".1154mm">
                  <v:path arrowok="t" o:connecttype="custom" o:connectlocs="-3856,2809;-3856,2900;-3842,2624;-3842,2705;-3835,2606;-3835,2675;-3825,2749;-3825,2830;-3821,2666;-3821,2739;-3816,2664;-3816,2738;-3774,2782;-3774,2870;-3756,2673;-3756,2751;-3749,2685;-3749,2765;-3740,2360;-3740,2694" o:connectangles="0,0,0,0,0,0,0,0,0,0,0,0,0,0,0,0,0,0,0,0"/>
                </v:shape>
                <v:shape id="AutoShape 128" o:spid="_x0000_s1030" style="position:absolute;left:6974;top:7813;width:371;height:688;visibility:visible;mso-wrap-style:square;v-text-anchor:top" coordsize="371,6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GRcsMA&#10;AADcAAAADwAAAGRycy9kb3ducmV2LnhtbESPQWvCQBCF74X+h2UK3urGIlKiqxShxZOo8QdMsmMS&#10;mp1Nd1dN/r1zEHqb4b1575vVZnCdulGIrWcDs2kGirjytuXawLn4fv8EFROyxc4zGRgpwmb9+rLC&#10;3Po7H+l2SrWSEI45GmhS6nOtY9WQwzj1PbFoFx8cJllDrW3Au4S7Tn9k2UI7bFkaGuxp21D1e7o6&#10;A4tDcUa//7no0o51MV7L8i+Uxkzehq8lqERD+jc/r3dW8OeCL8/IBHr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DGRcsMAAADcAAAADwAAAAAAAAAAAAAAAACYAgAAZHJzL2Rv&#10;d25yZXYueG1sUEsFBgAAAAAEAAQA9QAAAIgDAAAAAA==&#10;" path="m-3810,-5140r,108m-3709,-5124r,65m-3693,-5120r,74m-3719,-5227r,214m-3731,-5205r,210e" filled="f" strokecolor="#686868" strokeweight=".1154mm">
                  <v:path arrowok="t" o:connecttype="custom" o:connectlocs="-3810,2673;-3810,2781;-3709,2689;-3709,2754;-3693,2693;-3693,2767;-3719,2586;-3719,2800;-3731,2608;-3731,2818" o:connectangles="0,0,0,0,0,0,0,0,0,0"/>
                </v:shape>
                <v:shape id="AutoShape 127" o:spid="_x0000_s1031" style="position:absolute;left:7695;top:7834;width:161;height:501;visibility:visible;mso-wrap-style:square;v-text-anchor:top" coordsize="161,5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9zoSsQA&#10;AADcAAAADwAAAGRycy9kb3ducmV2LnhtbERPS2vCQBC+F/oflin0VjexrWh0lbZULN6MD/A2ZMck&#10;mp0N2a2u/94VCr3Nx/ecySyYRpypc7VlBWkvAUFcWF1zqWCznr8MQTiPrLGxTAqu5GA2fXyYYKbt&#10;hVd0zn0pYgi7DBVU3reZlK6oyKDr2ZY4cgfbGfQRdqXUHV5iuGlkP0kG0mDNsaHClr4qKk75r1Gw&#10;Xyz74X3e7MLoe/G5TF+38rjfKvX8FD7GIDwF/y/+c//oOP8thfsz8QI5v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fc6ErEAAAA3AAAAA8AAAAAAAAAAAAAAAAAmAIAAGRycy9k&#10;b3ducmV2LnhtbFBLBQYAAAAABAAEAPUAAACJAwAAAAA=&#10;" path="m-4304,-5242r,99m-4280,-5201r,70m-4261,-5151r,79m-4253,-5168r,75e" filled="f" strokeweight=".1154mm">
                  <v:path arrowok="t" o:connecttype="custom" o:connectlocs="-4304,2593;-4304,2692;-4280,2634;-4280,2704;-4261,2684;-4261,2763;-4253,2667;-4253,2742" o:connectangles="0,0,0,0,0,0,0,0"/>
                </v:shape>
                <v:line id="Line 126" o:spid="_x0000_s1032" style="position:absolute;visibility:visible;mso-wrap-style:square" from="3462,2698" to="3462,2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njGsIAAADcAAAADwAAAGRycy9kb3ducmV2LnhtbERP3WrCMBS+F/YO4Qx2IzO1Ezc6owxR&#10;2F1n3QMcmrOmrDkpSWq7tzeCsLvz8f2ezW6ynbiQD61jBctFBoK4drrlRsH3+fj8BiJEZI2dY1Lw&#10;RwF224fZBgvtRj7RpYqNSCEcClRgYuwLKUNtyGJYuJ44cT/OW4wJ+kZqj2MKt53Ms2wtLbacGgz2&#10;tDdU/1aDVZC90Cp35Vh9lcNh7Q+lmb8OJ6WeHqePdxCRpvgvvrs/dZq/yuH2TLpAbq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fnjGsIAAADcAAAADwAAAAAAAAAAAAAA&#10;AAChAgAAZHJzL2Rvd25yZXYueG1sUEsFBgAAAAAEAAQA+QAAAJADAAAAAA==&#10;" strokeweight=".14372mm"/>
                <v:line id="Line 125" o:spid="_x0000_s1033" style="position:absolute;visibility:visible;mso-wrap-style:square" from="3497,2751" to="3497,28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24fRcQAAADcAAAADwAAAGRycy9kb3ducmV2LnhtbERP30vDMBB+F/wfwgm+banbkNItGyJM&#10;fJBBO534djS3pthcSpJunX+9EQa+3cf381ab0XbiRD60jhU8TDMQxLXTLTcK3vfbSQ4iRGSNnWNS&#10;cKEAm/XtzQoL7c5c0qmKjUghHApUYGLsCylDbchimLqeOHFH5y3GBH0jtcdzCrednGXZo7TYcmow&#10;2NOzofq7GqyCH12V9aGcf+T+skMzfB6+3oYXpe7vxqcliEhj/Bdf3a86zV/M4e+ZdIFc/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bh9FxAAAANwAAAAPAAAAAAAAAAAA&#10;AAAAAKECAABkcnMvZG93bnJldi54bWxQSwUGAAAAAAQABAD5AAAAkgMAAAAA&#10;" strokeweight=".1113mm"/>
                <v:shape id="AutoShape 124" o:spid="_x0000_s1034" style="position:absolute;left:7221;top:7383;width:708;height:1654;visibility:visible;mso-wrap-style:square;v-text-anchor:top" coordsize="708,16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mZMIA&#10;AADcAAAADwAAAGRycy9kb3ducmV2LnhtbERP30vDMBB+F/Y/hBv45tJ1Rba6bIw5wRfBdcPnozmb&#10;uuZSkrhW/3ojCL7dx/fz1tvRduJKPrSOFcxnGQji2umWGwXn09PdEkSIyBo7x6TgiwJsN5ObNZba&#10;DXykaxUbkUI4lKjAxNiXUobakMUwcz1x4t6dtxgT9I3UHocUbjuZZ9m9tNhyajDY095Qfak+rYJH&#10;b4s8Dh/flWkOC8r7l/b1baXU7XTcPYCINMZ/8Z/7Waf5RQG/z6QL5O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6qZkwgAAANwAAAAPAAAAAAAAAAAAAAAAAJgCAABkcnMvZG93&#10;bnJldi54bWxQSwUGAAAAAAQABAD1AAAAhwMAAAAA&#10;" path="m-3858,-4757r,89m-3979,-4799r,164m-3966,-4811r,202m-3941,-4690r,138m-3814,-4943r,156m-3759,-4545r,162m-3759,-4734r,161m-3756,-4635r,95m-3757,-4682r,99m-3767,-4690r,105e" filled="f" strokecolor="#686868" strokeweight=".1154mm">
                  <v:path arrowok="t" o:connecttype="custom" o:connectlocs="-3858,2626;-3858,2715;-3979,2584;-3979,2748;-3966,2572;-3966,2774;-3941,2693;-3941,2831;-3814,2440;-3814,2596;-3759,2838;-3759,3000;-3759,2649;-3759,2810;-3756,2748;-3756,2843;-3757,2701;-3757,2800;-3767,2693;-3767,2798" o:connectangles="0,0,0,0,0,0,0,0,0,0,0,0,0,0,0,0,0,0,0,0"/>
                </v:shape>
                <v:shape id="AutoShape 123" o:spid="_x0000_s1035" style="position:absolute;left:8370;top:7771;width:326;height:743;visibility:visible;mso-wrap-style:square;v-text-anchor:top" coordsize="326,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EfHMIA&#10;AADcAAAADwAAAGRycy9kb3ducmV2LnhtbERP24rCMBB9F/Yfwiz4pul6WaQaRRZFRRB0RXwcmtm2&#10;bDOpTaz1740g+DaHc53JrDGFqKlyuWUFX90IBHFidc6pguPvsjMC4TyyxsIyKbiTg9n0ozXBWNsb&#10;76k++FSEEHYxKsi8L2MpXZKRQde1JXHg/mxl0AdYpVJXeAvhppC9KPqWBnMODRmW9JNR8n+4GgXn&#10;rRtuLslpsRtd5lhHelWX1Feq/dnMxyA8Nf4tfrnXOswfDOH5TLhAT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oR8cwgAAANwAAAAPAAAAAAAAAAAAAAAAAJgCAABkcnMvZG93&#10;bnJldi54bWxQSwUGAAAAAAQABAD1AAAAhwMAAAAA&#10;" path="m-4765,-5106r,83m-4760,-5075r,74m-4751,-5041r,77m-4742,-5026r,78m-4735,-5040r,77m-4728,-5110r,82m-4716,-5131r,69m-4712,-5177r,66m-4709,-5173r,67m-4695,-5136r,70m-4679,-5157r,69m-4675,-5151r,69m-4666,-5199r,68m-4662,-5195r,66e" filled="f" strokeweight=".1154mm">
                  <v:path arrowok="t" o:connecttype="custom" o:connectlocs="-4765,2665;-4765,2748;-4760,2696;-4760,2770;-4751,2730;-4751,2807;-4742,2745;-4742,2823;-4735,2731;-4735,2808;-4728,2661;-4728,2743;-4716,2640;-4716,2709;-4712,2594;-4712,2660;-4709,2598;-4709,2665;-4695,2635;-4695,2705;-4679,2614;-4679,2683;-4675,2620;-4675,2689;-4666,2572;-4666,2640;-4662,2576;-4662,2642" o:connectangles="0,0,0,0,0,0,0,0,0,0,0,0,0,0,0,0,0,0,0,0,0,0,0,0,0,0,0,0"/>
                </v:shape>
                <v:shape id="AutoShape 122" o:spid="_x0000_s1036" style="position:absolute;left:5006;top:7607;width:3627;height:1233;visibility:visible;mso-wrap-style:square;v-text-anchor:top" coordsize="3627,12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f2HQMEA&#10;AADcAAAADwAAAGRycy9kb3ducmV2LnhtbERPS2sCMRC+C/6HMII3zVrEymoUEVoKXuoDz+Nm3Cxu&#10;Jtsk1dVf3wgFb/PxPWe+bG0truRD5VjBaJiBIC6crrhUcNh/DKYgQkTWWDsmBXcKsFx0O3PMtbvx&#10;lq67WIoUwiFHBSbGJpcyFIYshqFriBN3dt5iTNCXUnu8pXBby7csm0iLFacGgw2tDRWX3a9VcDaj&#10;af3jH8Xn8fQwh+/LhiK9K9XvtasZiEhtfIn/3V86zR9P4PlMukAu/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H9h0DBAAAA3AAAAA8AAAAAAAAAAAAAAAAAmAIAAGRycy9kb3du&#10;cmV2LnhtbFBLBQYAAAAABAAEAPUAAACGAwAAAAA=&#10;" path="m-1352,-4978r,106m-1335,-4963r,96m-1330,-5038r,144m-1327,-5005r,99m-1319,-4963r,128m-1318,-5012r,129m-1353,-4748r,74m-1347,-4945r,85m-1328,-4962r,154m-1320,-5045r,127m-2463,-5081r,144m-2431,-5091r,138m-2403,-5011r,102m-2398,-5009r,116m-2420,-5031r,72m-2385,-4981r,110m-2376,-5045r,197m-2333,-4978r,69m-2421,-4982r,85m-2412,-4962r,142m-2417,-4979r,87m-2221,-4967r,70m-2190,-4944r,110m-2170,-4982r,84m-2154,-4956r,167m-2186,-5016r,82m-2190,-4931r,69m-2199,-4911r,113m-2187,-4915r,149m-2202,-4876r,118m-2194,-4944r,69e" filled="f" strokecolor="#686868" strokeweight=".1154mm">
                  <v:path arrowok="t" o:connecttype="custom" o:connectlocs="-1352,2629;-1352,2735;-1335,2644;-1335,2740;-1330,2569;-1330,2713;-1327,2602;-1327,2701;-1319,2644;-1319,2772;-1318,2595;-1318,2724;-1353,2859;-1353,2933;-1347,2662;-1347,2747;-1328,2645;-1328,2799;-1320,2562;-1320,2689;-2463,2526;-2463,2670;-2431,2516;-2431,2654;-2403,2596;-2403,2698;-2398,2598;-2398,2714;-2420,2576;-2420,2648;-2385,2626;-2385,2736;-2376,2562;-2376,2759;-2333,2629;-2333,2698;-2421,2625;-2421,2710;-2412,2645;-2412,2787;-2417,2628;-2417,2715;-2221,2640;-2221,2710;-2190,2663;-2190,2773;-2170,2625;-2170,2709;-2154,2651;-2154,2818;-2186,2591;-2186,2673;-2190,2676;-2190,2745;-2199,2696;-2199,2809;-2187,2692;-2187,2841;-2202,2731;-2202,2849;-2194,2663;-2194,2732" o:connectangles="0,0,0,0,0,0,0,0,0,0,0,0,0,0,0,0,0,0,0,0,0,0,0,0,0,0,0,0,0,0,0,0,0,0,0,0,0,0,0,0,0,0,0,0,0,0,0,0,0,0,0,0,0,0,0,0,0,0,0,0,0,0"/>
                </v:shape>
                <v:shape id="Picture 121" o:spid="_x0000_s1037" type="#_x0000_t75" style="position:absolute;left:2524;top:2497;width:1203;height:6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Ftr7/DAAAA3AAAAA8AAABkcnMvZG93bnJldi54bWxET01rwkAQvQv+h2WE3nRjKbVGV5FisZR6&#10;qApeh+yYDWZnY3ZN0v76riB4m8f7nPmys6VoqPaFYwXjUQKCOHO64FzBYf8xfAPhA7LG0jEp+CUP&#10;y0W/N8dUu5Z/qNmFXMQQ9ikqMCFUqZQ+M2TRj1xFHLmTqy2GCOtc6hrbGG5L+Zwkr9JiwbHBYEXv&#10;hrLz7moVyPZrW/4duutxU603tplezLdBpZ4G3WoGIlAXHuK7+1PH+S8TuD0TL5CL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8W2vv8MAAADcAAAADwAAAAAAAAAAAAAAAACf&#10;AgAAZHJzL2Rvd25yZXYueG1sUEsFBgAAAAAEAAQA9wAAAI8DAAAAAA==&#10;">
                  <v:imagedata r:id="rId18" o:title=""/>
                </v:shape>
                <w10:wrap anchorx="page"/>
              </v:group>
            </w:pict>
          </mc:Fallback>
        </mc:AlternateContent>
      </w:r>
      <w:r>
        <w:rPr>
          <w:noProof/>
          <w:lang w:val="en-GB" w:eastAsia="en-GB"/>
        </w:rPr>
        <mc:AlternateContent>
          <mc:Choice Requires="wpg">
            <w:drawing>
              <wp:anchor distT="0" distB="0" distL="114300" distR="114300" simplePos="0" relativeHeight="251662336" behindDoc="1" locked="0" layoutInCell="1" allowOverlap="1" wp14:anchorId="735BED90" wp14:editId="5B0A0509">
                <wp:simplePos x="0" y="0"/>
                <wp:positionH relativeFrom="page">
                  <wp:posOffset>2440305</wp:posOffset>
                </wp:positionH>
                <wp:positionV relativeFrom="paragraph">
                  <wp:posOffset>1202690</wp:posOffset>
                </wp:positionV>
                <wp:extent cx="1148080" cy="1224915"/>
                <wp:effectExtent l="4202430" t="0" r="2540" b="6350"/>
                <wp:wrapNone/>
                <wp:docPr id="95" name="Group 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48080" cy="1224915"/>
                          <a:chOff x="3843" y="1894"/>
                          <a:chExt cx="1808" cy="1929"/>
                        </a:xfrm>
                      </wpg:grpSpPr>
                      <wps:wsp>
                        <wps:cNvPr id="96" name="AutoShape 119"/>
                        <wps:cNvSpPr>
                          <a:spLocks/>
                        </wps:cNvSpPr>
                        <wps:spPr bwMode="auto">
                          <a:xfrm>
                            <a:off x="9182" y="7816"/>
                            <a:ext cx="1628" cy="1994"/>
                          </a:xfrm>
                          <a:custGeom>
                            <a:avLst/>
                            <a:gdLst>
                              <a:gd name="T0" fmla="+- 0 3862 9183"/>
                              <a:gd name="T1" fmla="*/ T0 w 1628"/>
                              <a:gd name="T2" fmla="+- 0 2694 7816"/>
                              <a:gd name="T3" fmla="*/ 2694 h 1994"/>
                              <a:gd name="T4" fmla="+- 0 3862 9183"/>
                              <a:gd name="T5" fmla="*/ T4 w 1628"/>
                              <a:gd name="T6" fmla="+- 0 2768 7816"/>
                              <a:gd name="T7" fmla="*/ 2768 h 1994"/>
                              <a:gd name="T8" fmla="+- 0 3870 9183"/>
                              <a:gd name="T9" fmla="*/ T8 w 1628"/>
                              <a:gd name="T10" fmla="+- 0 2710 7816"/>
                              <a:gd name="T11" fmla="*/ 2710 h 1994"/>
                              <a:gd name="T12" fmla="+- 0 3870 9183"/>
                              <a:gd name="T13" fmla="*/ T12 w 1628"/>
                              <a:gd name="T14" fmla="+- 0 2792 7816"/>
                              <a:gd name="T15" fmla="*/ 2792 h 1994"/>
                              <a:gd name="T16" fmla="+- 0 3880 9183"/>
                              <a:gd name="T17" fmla="*/ T16 w 1628"/>
                              <a:gd name="T18" fmla="+- 0 2613 7816"/>
                              <a:gd name="T19" fmla="*/ 2613 h 1994"/>
                              <a:gd name="T20" fmla="+- 0 3880 9183"/>
                              <a:gd name="T21" fmla="*/ T20 w 1628"/>
                              <a:gd name="T22" fmla="+- 0 2680 7816"/>
                              <a:gd name="T23" fmla="*/ 2680 h 1994"/>
                              <a:gd name="T24" fmla="+- 0 3896 9183"/>
                              <a:gd name="T25" fmla="*/ T24 w 1628"/>
                              <a:gd name="T26" fmla="+- 0 2614 7816"/>
                              <a:gd name="T27" fmla="*/ 2614 h 1994"/>
                              <a:gd name="T28" fmla="+- 0 3896 9183"/>
                              <a:gd name="T29" fmla="*/ T28 w 1628"/>
                              <a:gd name="T30" fmla="+- 0 2682 7816"/>
                              <a:gd name="T31" fmla="*/ 2682 h 1994"/>
                              <a:gd name="T32" fmla="+- 0 3915 9183"/>
                              <a:gd name="T33" fmla="*/ T32 w 1628"/>
                              <a:gd name="T34" fmla="+- 0 2624 7816"/>
                              <a:gd name="T35" fmla="*/ 2624 h 1994"/>
                              <a:gd name="T36" fmla="+- 0 3915 9183"/>
                              <a:gd name="T37" fmla="*/ T36 w 1628"/>
                              <a:gd name="T38" fmla="+- 0 2704 7816"/>
                              <a:gd name="T39" fmla="*/ 2704 h 1994"/>
                              <a:gd name="T40" fmla="+- 0 3922 9183"/>
                              <a:gd name="T41" fmla="*/ T40 w 1628"/>
                              <a:gd name="T42" fmla="+- 0 2587 7816"/>
                              <a:gd name="T43" fmla="*/ 2587 h 1994"/>
                              <a:gd name="T44" fmla="+- 0 3922 9183"/>
                              <a:gd name="T45" fmla="*/ T44 w 1628"/>
                              <a:gd name="T46" fmla="+- 0 2665 7816"/>
                              <a:gd name="T47" fmla="*/ 2665 h 1994"/>
                              <a:gd name="T48" fmla="+- 0 3931 9183"/>
                              <a:gd name="T49" fmla="*/ T48 w 1628"/>
                              <a:gd name="T50" fmla="+- 0 2620 7816"/>
                              <a:gd name="T51" fmla="*/ 2620 h 1994"/>
                              <a:gd name="T52" fmla="+- 0 3931 9183"/>
                              <a:gd name="T53" fmla="*/ T52 w 1628"/>
                              <a:gd name="T54" fmla="+- 0 2721 7816"/>
                              <a:gd name="T55" fmla="*/ 2721 h 1994"/>
                              <a:gd name="T56" fmla="+- 0 4042 9183"/>
                              <a:gd name="T57" fmla="*/ T56 w 1628"/>
                              <a:gd name="T58" fmla="+- 0 2619 7816"/>
                              <a:gd name="T59" fmla="*/ 2619 h 1994"/>
                              <a:gd name="T60" fmla="+- 0 4042 9183"/>
                              <a:gd name="T61" fmla="*/ T60 w 1628"/>
                              <a:gd name="T62" fmla="+- 0 2716 7816"/>
                              <a:gd name="T63" fmla="*/ 2716 h 1994"/>
                              <a:gd name="T64" fmla="+- 0 4059 9183"/>
                              <a:gd name="T65" fmla="*/ T64 w 1628"/>
                              <a:gd name="T66" fmla="+- 0 2656 7816"/>
                              <a:gd name="T67" fmla="*/ 2656 h 1994"/>
                              <a:gd name="T68" fmla="+- 0 4059 9183"/>
                              <a:gd name="T69" fmla="*/ T68 w 1628"/>
                              <a:gd name="T70" fmla="+- 0 2739 7816"/>
                              <a:gd name="T71" fmla="*/ 2739 h 1994"/>
                              <a:gd name="T72" fmla="+- 0 4072 9183"/>
                              <a:gd name="T73" fmla="*/ T72 w 1628"/>
                              <a:gd name="T74" fmla="+- 0 2653 7816"/>
                              <a:gd name="T75" fmla="*/ 2653 h 1994"/>
                              <a:gd name="T76" fmla="+- 0 4072 9183"/>
                              <a:gd name="T77" fmla="*/ T76 w 1628"/>
                              <a:gd name="T78" fmla="+- 0 2723 7816"/>
                              <a:gd name="T79" fmla="*/ 2723 h 1994"/>
                              <a:gd name="T80" fmla="+- 0 4268 9183"/>
                              <a:gd name="T81" fmla="*/ T80 w 1628"/>
                              <a:gd name="T82" fmla="+- 0 2938 7816"/>
                              <a:gd name="T83" fmla="*/ 2938 h 1994"/>
                              <a:gd name="T84" fmla="+- 0 4268 9183"/>
                              <a:gd name="T85" fmla="*/ T84 w 1628"/>
                              <a:gd name="T86" fmla="+- 0 3067 7816"/>
                              <a:gd name="T87" fmla="*/ 3067 h 1994"/>
                              <a:gd name="T88" fmla="+- 0 4292 9183"/>
                              <a:gd name="T89" fmla="*/ T88 w 1628"/>
                              <a:gd name="T90" fmla="+- 0 2891 7816"/>
                              <a:gd name="T91" fmla="*/ 2891 h 1994"/>
                              <a:gd name="T92" fmla="+- 0 4292 9183"/>
                              <a:gd name="T93" fmla="*/ T92 w 1628"/>
                              <a:gd name="T94" fmla="+- 0 3054 7816"/>
                              <a:gd name="T95" fmla="*/ 3054 h 1994"/>
                              <a:gd name="T96" fmla="+- 0 4300 9183"/>
                              <a:gd name="T97" fmla="*/ T96 w 1628"/>
                              <a:gd name="T98" fmla="+- 0 3050 7816"/>
                              <a:gd name="T99" fmla="*/ 3050 h 1994"/>
                              <a:gd name="T100" fmla="+- 0 4300 9183"/>
                              <a:gd name="T101" fmla="*/ T100 w 1628"/>
                              <a:gd name="T102" fmla="+- 0 3180 7816"/>
                              <a:gd name="T103" fmla="*/ 3180 h 1994"/>
                              <a:gd name="T104" fmla="+- 0 4306 9183"/>
                              <a:gd name="T105" fmla="*/ T104 w 1628"/>
                              <a:gd name="T106" fmla="+- 0 3027 7816"/>
                              <a:gd name="T107" fmla="*/ 3027 h 1994"/>
                              <a:gd name="T108" fmla="+- 0 4306 9183"/>
                              <a:gd name="T109" fmla="*/ T108 w 1628"/>
                              <a:gd name="T110" fmla="+- 0 3138 7816"/>
                              <a:gd name="T111" fmla="*/ 3138 h 1994"/>
                              <a:gd name="T112" fmla="+- 0 4316 9183"/>
                              <a:gd name="T113" fmla="*/ T112 w 1628"/>
                              <a:gd name="T114" fmla="+- 0 3002 7816"/>
                              <a:gd name="T115" fmla="*/ 3002 h 1994"/>
                              <a:gd name="T116" fmla="+- 0 4316 9183"/>
                              <a:gd name="T117" fmla="*/ T116 w 1628"/>
                              <a:gd name="T118" fmla="+- 0 3108 7816"/>
                              <a:gd name="T119" fmla="*/ 3108 h 1994"/>
                              <a:gd name="T120" fmla="+- 0 4321 9183"/>
                              <a:gd name="T121" fmla="*/ T120 w 1628"/>
                              <a:gd name="T122" fmla="+- 0 3041 7816"/>
                              <a:gd name="T123" fmla="*/ 3041 h 1994"/>
                              <a:gd name="T124" fmla="+- 0 4321 9183"/>
                              <a:gd name="T125" fmla="*/ T124 w 1628"/>
                              <a:gd name="T126" fmla="+- 0 3223 7816"/>
                              <a:gd name="T127" fmla="*/ 3223 h 1994"/>
                              <a:gd name="T128" fmla="+- 0 4325 9183"/>
                              <a:gd name="T129" fmla="*/ T128 w 1628"/>
                              <a:gd name="T130" fmla="+- 0 2877 7816"/>
                              <a:gd name="T131" fmla="*/ 2877 h 1994"/>
                              <a:gd name="T132" fmla="+- 0 4325 9183"/>
                              <a:gd name="T133" fmla="*/ T132 w 1628"/>
                              <a:gd name="T134" fmla="+- 0 3088 7816"/>
                              <a:gd name="T135" fmla="*/ 3088 h 1994"/>
                              <a:gd name="T136" fmla="+- 0 4332 9183"/>
                              <a:gd name="T137" fmla="*/ T136 w 1628"/>
                              <a:gd name="T138" fmla="+- 0 3035 7816"/>
                              <a:gd name="T139" fmla="*/ 3035 h 1994"/>
                              <a:gd name="T140" fmla="+- 0 4332 9183"/>
                              <a:gd name="T141" fmla="*/ T140 w 1628"/>
                              <a:gd name="T142" fmla="+- 0 3165 7816"/>
                              <a:gd name="T143" fmla="*/ 3165 h 1994"/>
                              <a:gd name="T144" fmla="+- 0 4336 9183"/>
                              <a:gd name="T145" fmla="*/ T144 w 1628"/>
                              <a:gd name="T146" fmla="+- 0 2991 7816"/>
                              <a:gd name="T147" fmla="*/ 2991 h 1994"/>
                              <a:gd name="T148" fmla="+- 0 4336 9183"/>
                              <a:gd name="T149" fmla="*/ T148 w 1628"/>
                              <a:gd name="T150" fmla="+- 0 3116 7816"/>
                              <a:gd name="T151" fmla="*/ 3116 h 1994"/>
                              <a:gd name="T152" fmla="+- 0 4354 9183"/>
                              <a:gd name="T153" fmla="*/ T152 w 1628"/>
                              <a:gd name="T154" fmla="+- 0 2857 7816"/>
                              <a:gd name="T155" fmla="*/ 2857 h 1994"/>
                              <a:gd name="T156" fmla="+- 0 4354 9183"/>
                              <a:gd name="T157" fmla="*/ T156 w 1628"/>
                              <a:gd name="T158" fmla="+- 0 2993 7816"/>
                              <a:gd name="T159" fmla="*/ 2993 h 1994"/>
                              <a:gd name="T160" fmla="+- 0 4358 9183"/>
                              <a:gd name="T161" fmla="*/ T160 w 1628"/>
                              <a:gd name="T162" fmla="+- 0 3023 7816"/>
                              <a:gd name="T163" fmla="*/ 3023 h 1994"/>
                              <a:gd name="T164" fmla="+- 0 4358 9183"/>
                              <a:gd name="T165" fmla="*/ T164 w 1628"/>
                              <a:gd name="T166" fmla="+- 0 3262 7816"/>
                              <a:gd name="T167" fmla="*/ 3262 h 1994"/>
                              <a:gd name="T168" fmla="+- 0 4375 9183"/>
                              <a:gd name="T169" fmla="*/ T168 w 1628"/>
                              <a:gd name="T170" fmla="+- 0 2973 7816"/>
                              <a:gd name="T171" fmla="*/ 2973 h 1994"/>
                              <a:gd name="T172" fmla="+- 0 4375 9183"/>
                              <a:gd name="T173" fmla="*/ T172 w 1628"/>
                              <a:gd name="T174" fmla="+- 0 3085 7816"/>
                              <a:gd name="T175" fmla="*/ 3085 h 199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1628" h="1994">
                                <a:moveTo>
                                  <a:pt x="-5321" y="-5122"/>
                                </a:moveTo>
                                <a:lnTo>
                                  <a:pt x="-5321" y="-5048"/>
                                </a:lnTo>
                                <a:moveTo>
                                  <a:pt x="-5313" y="-5106"/>
                                </a:moveTo>
                                <a:lnTo>
                                  <a:pt x="-5313" y="-5024"/>
                                </a:lnTo>
                                <a:moveTo>
                                  <a:pt x="-5303" y="-5203"/>
                                </a:moveTo>
                                <a:lnTo>
                                  <a:pt x="-5303" y="-5136"/>
                                </a:lnTo>
                                <a:moveTo>
                                  <a:pt x="-5287" y="-5202"/>
                                </a:moveTo>
                                <a:lnTo>
                                  <a:pt x="-5287" y="-5134"/>
                                </a:lnTo>
                                <a:moveTo>
                                  <a:pt x="-5268" y="-5192"/>
                                </a:moveTo>
                                <a:lnTo>
                                  <a:pt x="-5268" y="-5112"/>
                                </a:lnTo>
                                <a:moveTo>
                                  <a:pt x="-5261" y="-5229"/>
                                </a:moveTo>
                                <a:lnTo>
                                  <a:pt x="-5261" y="-5151"/>
                                </a:lnTo>
                                <a:moveTo>
                                  <a:pt x="-5252" y="-5196"/>
                                </a:moveTo>
                                <a:lnTo>
                                  <a:pt x="-5252" y="-5095"/>
                                </a:lnTo>
                                <a:moveTo>
                                  <a:pt x="-5141" y="-5197"/>
                                </a:moveTo>
                                <a:lnTo>
                                  <a:pt x="-5141" y="-5100"/>
                                </a:lnTo>
                                <a:moveTo>
                                  <a:pt x="-5124" y="-5160"/>
                                </a:moveTo>
                                <a:lnTo>
                                  <a:pt x="-5124" y="-5077"/>
                                </a:lnTo>
                                <a:moveTo>
                                  <a:pt x="-5111" y="-5163"/>
                                </a:moveTo>
                                <a:lnTo>
                                  <a:pt x="-5111" y="-5093"/>
                                </a:lnTo>
                                <a:moveTo>
                                  <a:pt x="-4915" y="-4878"/>
                                </a:moveTo>
                                <a:lnTo>
                                  <a:pt x="-4915" y="-4749"/>
                                </a:lnTo>
                                <a:moveTo>
                                  <a:pt x="-4891" y="-4925"/>
                                </a:moveTo>
                                <a:lnTo>
                                  <a:pt x="-4891" y="-4762"/>
                                </a:lnTo>
                                <a:moveTo>
                                  <a:pt x="-4883" y="-4766"/>
                                </a:moveTo>
                                <a:lnTo>
                                  <a:pt x="-4883" y="-4636"/>
                                </a:lnTo>
                                <a:moveTo>
                                  <a:pt x="-4877" y="-4789"/>
                                </a:moveTo>
                                <a:lnTo>
                                  <a:pt x="-4877" y="-4678"/>
                                </a:lnTo>
                                <a:moveTo>
                                  <a:pt x="-4867" y="-4814"/>
                                </a:moveTo>
                                <a:lnTo>
                                  <a:pt x="-4867" y="-4708"/>
                                </a:lnTo>
                                <a:moveTo>
                                  <a:pt x="-4862" y="-4775"/>
                                </a:moveTo>
                                <a:lnTo>
                                  <a:pt x="-4862" y="-4593"/>
                                </a:lnTo>
                                <a:moveTo>
                                  <a:pt x="-4858" y="-4939"/>
                                </a:moveTo>
                                <a:lnTo>
                                  <a:pt x="-4858" y="-4728"/>
                                </a:lnTo>
                                <a:moveTo>
                                  <a:pt x="-4851" y="-4781"/>
                                </a:moveTo>
                                <a:lnTo>
                                  <a:pt x="-4851" y="-4651"/>
                                </a:lnTo>
                                <a:moveTo>
                                  <a:pt x="-4847" y="-4825"/>
                                </a:moveTo>
                                <a:lnTo>
                                  <a:pt x="-4847" y="-4700"/>
                                </a:lnTo>
                                <a:moveTo>
                                  <a:pt x="-4829" y="-4959"/>
                                </a:moveTo>
                                <a:lnTo>
                                  <a:pt x="-4829" y="-4823"/>
                                </a:lnTo>
                                <a:moveTo>
                                  <a:pt x="-4825" y="-4793"/>
                                </a:moveTo>
                                <a:lnTo>
                                  <a:pt x="-4825" y="-4554"/>
                                </a:lnTo>
                                <a:moveTo>
                                  <a:pt x="-4808" y="-4843"/>
                                </a:moveTo>
                                <a:lnTo>
                                  <a:pt x="-4808" y="-4731"/>
                                </a:lnTo>
                              </a:path>
                            </a:pathLst>
                          </a:custGeom>
                          <a:noFill/>
                          <a:ln w="415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 name="AutoShape 118"/>
                        <wps:cNvSpPr>
                          <a:spLocks/>
                        </wps:cNvSpPr>
                        <wps:spPr bwMode="auto">
                          <a:xfrm>
                            <a:off x="10645" y="9914"/>
                            <a:ext cx="2" cy="285"/>
                          </a:xfrm>
                          <a:custGeom>
                            <a:avLst/>
                            <a:gdLst>
                              <a:gd name="T0" fmla="+- 0 4323 10646"/>
                              <a:gd name="T1" fmla="*/ T0 w 1"/>
                              <a:gd name="T2" fmla="+- 0 3338 9914"/>
                              <a:gd name="T3" fmla="*/ 3338 h 285"/>
                              <a:gd name="T4" fmla="+- 0 4323 10646"/>
                              <a:gd name="T5" fmla="*/ T4 w 1"/>
                              <a:gd name="T6" fmla="+- 0 3393 9914"/>
                              <a:gd name="T7" fmla="*/ 3393 h 285"/>
                              <a:gd name="T8" fmla="+- 0 4323 10646"/>
                              <a:gd name="T9" fmla="*/ T8 w 1"/>
                              <a:gd name="T10" fmla="+- 0 3297 9914"/>
                              <a:gd name="T11" fmla="*/ 3297 h 285"/>
                              <a:gd name="T12" fmla="+- 0 4323 10646"/>
                              <a:gd name="T13" fmla="*/ T12 w 1"/>
                              <a:gd name="T14" fmla="+- 0 3358 9914"/>
                              <a:gd name="T15" fmla="*/ 3358 h 285"/>
                            </a:gdLst>
                            <a:ahLst/>
                            <a:cxnLst>
                              <a:cxn ang="0">
                                <a:pos x="T1" y="T3"/>
                              </a:cxn>
                              <a:cxn ang="0">
                                <a:pos x="T5" y="T7"/>
                              </a:cxn>
                              <a:cxn ang="0">
                                <a:pos x="T9" y="T11"/>
                              </a:cxn>
                              <a:cxn ang="0">
                                <a:pos x="T13" y="T15"/>
                              </a:cxn>
                            </a:cxnLst>
                            <a:rect l="0" t="0" r="r" b="b"/>
                            <a:pathLst>
                              <a:path w="1" h="285">
                                <a:moveTo>
                                  <a:pt x="-6323" y="-6576"/>
                                </a:moveTo>
                                <a:lnTo>
                                  <a:pt x="-6323" y="-6521"/>
                                </a:lnTo>
                                <a:moveTo>
                                  <a:pt x="-6323" y="-6617"/>
                                </a:moveTo>
                                <a:lnTo>
                                  <a:pt x="-6323" y="-6556"/>
                                </a:lnTo>
                              </a:path>
                            </a:pathLst>
                          </a:custGeom>
                          <a:noFill/>
                          <a:ln w="4154">
                            <a:solidFill>
                              <a:srgbClr val="FF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 name="Line 117"/>
                        <wps:cNvCnPr>
                          <a:cxnSpLocks noChangeShapeType="1"/>
                        </wps:cNvCnPr>
                        <wps:spPr bwMode="auto">
                          <a:xfrm>
                            <a:off x="4323" y="3259"/>
                            <a:ext cx="0" cy="46"/>
                          </a:xfrm>
                          <a:prstGeom prst="line">
                            <a:avLst/>
                          </a:prstGeom>
                          <a:noFill/>
                          <a:ln w="4008">
                            <a:solidFill>
                              <a:srgbClr val="008080"/>
                            </a:solidFill>
                            <a:prstDash val="solid"/>
                            <a:round/>
                            <a:headEnd/>
                            <a:tailEnd/>
                          </a:ln>
                          <a:extLst>
                            <a:ext uri="{909E8E84-426E-40DD-AFC4-6F175D3DCCD1}">
                              <a14:hiddenFill xmlns:a14="http://schemas.microsoft.com/office/drawing/2010/main">
                                <a:noFill/>
                              </a14:hiddenFill>
                            </a:ext>
                          </a:extLst>
                        </wps:spPr>
                        <wps:bodyPr/>
                      </wps:wsp>
                      <wps:wsp>
                        <wps:cNvPr id="99" name="AutoShape 116"/>
                        <wps:cNvSpPr>
                          <a:spLocks/>
                        </wps:cNvSpPr>
                        <wps:spPr bwMode="auto">
                          <a:xfrm>
                            <a:off x="10488" y="8684"/>
                            <a:ext cx="240" cy="129"/>
                          </a:xfrm>
                          <a:custGeom>
                            <a:avLst/>
                            <a:gdLst>
                              <a:gd name="T0" fmla="+- 0 4274 10489"/>
                              <a:gd name="T1" fmla="*/ T0 w 240"/>
                              <a:gd name="T2" fmla="+- 0 2900 8684"/>
                              <a:gd name="T3" fmla="*/ 2900 h 129"/>
                              <a:gd name="T4" fmla="+- 0 4274 10489"/>
                              <a:gd name="T5" fmla="*/ T4 w 240"/>
                              <a:gd name="T6" fmla="+- 0 2924 8684"/>
                              <a:gd name="T7" fmla="*/ 2924 h 129"/>
                              <a:gd name="T8" fmla="+- 0 4349 10489"/>
                              <a:gd name="T9" fmla="*/ T8 w 240"/>
                              <a:gd name="T10" fmla="+- 0 2881 8684"/>
                              <a:gd name="T11" fmla="*/ 2881 h 129"/>
                              <a:gd name="T12" fmla="+- 0 4349 10489"/>
                              <a:gd name="T13" fmla="*/ T12 w 240"/>
                              <a:gd name="T14" fmla="+- 0 2908 8684"/>
                              <a:gd name="T15" fmla="*/ 2908 h 129"/>
                              <a:gd name="T16" fmla="+- 0 4349 10489"/>
                              <a:gd name="T17" fmla="*/ T16 w 240"/>
                              <a:gd name="T18" fmla="+- 0 2881 8684"/>
                              <a:gd name="T19" fmla="*/ 2881 h 129"/>
                              <a:gd name="T20" fmla="+- 0 4349 10489"/>
                              <a:gd name="T21" fmla="*/ T20 w 240"/>
                              <a:gd name="T22" fmla="+- 0 2907 8684"/>
                              <a:gd name="T23" fmla="*/ 2907 h 129"/>
                            </a:gdLst>
                            <a:ahLst/>
                            <a:cxnLst>
                              <a:cxn ang="0">
                                <a:pos x="T1" y="T3"/>
                              </a:cxn>
                              <a:cxn ang="0">
                                <a:pos x="T5" y="T7"/>
                              </a:cxn>
                              <a:cxn ang="0">
                                <a:pos x="T9" y="T11"/>
                              </a:cxn>
                              <a:cxn ang="0">
                                <a:pos x="T13" y="T15"/>
                              </a:cxn>
                              <a:cxn ang="0">
                                <a:pos x="T17" y="T19"/>
                              </a:cxn>
                              <a:cxn ang="0">
                                <a:pos x="T21" y="T23"/>
                              </a:cxn>
                            </a:cxnLst>
                            <a:rect l="0" t="0" r="r" b="b"/>
                            <a:pathLst>
                              <a:path w="240" h="129">
                                <a:moveTo>
                                  <a:pt x="-6215" y="-5784"/>
                                </a:moveTo>
                                <a:lnTo>
                                  <a:pt x="-6215" y="-5760"/>
                                </a:lnTo>
                                <a:moveTo>
                                  <a:pt x="-6140" y="-5803"/>
                                </a:moveTo>
                                <a:lnTo>
                                  <a:pt x="-6140" y="-5776"/>
                                </a:lnTo>
                                <a:moveTo>
                                  <a:pt x="-6140" y="-5803"/>
                                </a:moveTo>
                                <a:lnTo>
                                  <a:pt x="-6140" y="-5777"/>
                                </a:lnTo>
                              </a:path>
                            </a:pathLst>
                          </a:custGeom>
                          <a:noFill/>
                          <a:ln w="4154">
                            <a:solidFill>
                              <a:srgbClr val="D3D3D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0" name="Line 115"/>
                        <wps:cNvCnPr>
                          <a:cxnSpLocks noChangeShapeType="1"/>
                        </wps:cNvCnPr>
                        <wps:spPr bwMode="auto">
                          <a:xfrm>
                            <a:off x="4274" y="2929"/>
                            <a:ext cx="0" cy="73"/>
                          </a:xfrm>
                          <a:prstGeom prst="line">
                            <a:avLst/>
                          </a:prstGeom>
                          <a:noFill/>
                          <a:ln w="4012">
                            <a:solidFill>
                              <a:srgbClr val="8B008B"/>
                            </a:solidFill>
                            <a:prstDash val="solid"/>
                            <a:round/>
                            <a:headEnd/>
                            <a:tailEnd/>
                          </a:ln>
                          <a:extLst>
                            <a:ext uri="{909E8E84-426E-40DD-AFC4-6F175D3DCCD1}">
                              <a14:hiddenFill xmlns:a14="http://schemas.microsoft.com/office/drawing/2010/main">
                                <a:noFill/>
                              </a14:hiddenFill>
                            </a:ext>
                          </a:extLst>
                        </wps:spPr>
                        <wps:bodyPr/>
                      </wps:wsp>
                      <wps:wsp>
                        <wps:cNvPr id="101" name="Line 114"/>
                        <wps:cNvCnPr>
                          <a:cxnSpLocks noChangeShapeType="1"/>
                        </wps:cNvCnPr>
                        <wps:spPr bwMode="auto">
                          <a:xfrm>
                            <a:off x="4349" y="2955"/>
                            <a:ext cx="0" cy="131"/>
                          </a:xfrm>
                          <a:prstGeom prst="line">
                            <a:avLst/>
                          </a:prstGeom>
                          <a:noFill/>
                          <a:ln w="4013">
                            <a:solidFill>
                              <a:srgbClr val="8B008B"/>
                            </a:solidFill>
                            <a:prstDash val="solid"/>
                            <a:round/>
                            <a:headEnd/>
                            <a:tailEnd/>
                          </a:ln>
                          <a:extLst>
                            <a:ext uri="{909E8E84-426E-40DD-AFC4-6F175D3DCCD1}">
                              <a14:hiddenFill xmlns:a14="http://schemas.microsoft.com/office/drawing/2010/main">
                                <a:noFill/>
                              </a14:hiddenFill>
                            </a:ext>
                          </a:extLst>
                        </wps:spPr>
                        <wps:bodyPr/>
                      </wps:wsp>
                      <wps:wsp>
                        <wps:cNvPr id="102" name="AutoShape 113"/>
                        <wps:cNvSpPr>
                          <a:spLocks/>
                        </wps:cNvSpPr>
                        <wps:spPr bwMode="auto">
                          <a:xfrm>
                            <a:off x="11198" y="8822"/>
                            <a:ext cx="268" cy="861"/>
                          </a:xfrm>
                          <a:custGeom>
                            <a:avLst/>
                            <a:gdLst>
                              <a:gd name="T0" fmla="+- 0 4498 11198"/>
                              <a:gd name="T1" fmla="*/ T0 w 268"/>
                              <a:gd name="T2" fmla="+- 0 3029 8823"/>
                              <a:gd name="T3" fmla="*/ 3029 h 861"/>
                              <a:gd name="T4" fmla="+- 0 4498 11198"/>
                              <a:gd name="T5" fmla="*/ T4 w 268"/>
                              <a:gd name="T6" fmla="+- 0 3137 8823"/>
                              <a:gd name="T7" fmla="*/ 3137 h 861"/>
                              <a:gd name="T8" fmla="+- 0 4516 11198"/>
                              <a:gd name="T9" fmla="*/ T8 w 268"/>
                              <a:gd name="T10" fmla="+- 0 2958 8823"/>
                              <a:gd name="T11" fmla="*/ 2958 h 861"/>
                              <a:gd name="T12" fmla="+- 0 4516 11198"/>
                              <a:gd name="T13" fmla="*/ T12 w 268"/>
                              <a:gd name="T14" fmla="+- 0 3059 8823"/>
                              <a:gd name="T15" fmla="*/ 3059 h 861"/>
                              <a:gd name="T16" fmla="+- 0 4530 11198"/>
                              <a:gd name="T17" fmla="*/ T16 w 268"/>
                              <a:gd name="T18" fmla="+- 0 3021 8823"/>
                              <a:gd name="T19" fmla="*/ 3021 h 861"/>
                              <a:gd name="T20" fmla="+- 0 4530 11198"/>
                              <a:gd name="T21" fmla="*/ T20 w 268"/>
                              <a:gd name="T22" fmla="+- 0 3128 8823"/>
                              <a:gd name="T23" fmla="*/ 3128 h 861"/>
                              <a:gd name="T24" fmla="+- 0 4534 11198"/>
                              <a:gd name="T25" fmla="*/ T24 w 268"/>
                              <a:gd name="T26" fmla="+- 0 3020 8823"/>
                              <a:gd name="T27" fmla="*/ 3020 h 861"/>
                              <a:gd name="T28" fmla="+- 0 4534 11198"/>
                              <a:gd name="T29" fmla="*/ T28 w 268"/>
                              <a:gd name="T30" fmla="+- 0 3122 8823"/>
                              <a:gd name="T31" fmla="*/ 3122 h 861"/>
                              <a:gd name="T32" fmla="+- 0 4542 11198"/>
                              <a:gd name="T33" fmla="*/ T32 w 268"/>
                              <a:gd name="T34" fmla="+- 0 3046 8823"/>
                              <a:gd name="T35" fmla="*/ 3046 h 861"/>
                              <a:gd name="T36" fmla="+- 0 4542 11198"/>
                              <a:gd name="T37" fmla="*/ T36 w 268"/>
                              <a:gd name="T38" fmla="+- 0 3158 8823"/>
                              <a:gd name="T39" fmla="*/ 3158 h 861"/>
                              <a:gd name="T40" fmla="+- 0 4550 11198"/>
                              <a:gd name="T41" fmla="*/ T40 w 268"/>
                              <a:gd name="T42" fmla="+- 0 2963 8823"/>
                              <a:gd name="T43" fmla="*/ 2963 h 861"/>
                              <a:gd name="T44" fmla="+- 0 4550 11198"/>
                              <a:gd name="T45" fmla="*/ T44 w 268"/>
                              <a:gd name="T46" fmla="+- 0 3068 8823"/>
                              <a:gd name="T47" fmla="*/ 3068 h 861"/>
                              <a:gd name="T48" fmla="+- 0 4561 11198"/>
                              <a:gd name="T49" fmla="*/ T48 w 268"/>
                              <a:gd name="T50" fmla="+- 0 2928 8823"/>
                              <a:gd name="T51" fmla="*/ 2928 h 861"/>
                              <a:gd name="T52" fmla="+- 0 4561 11198"/>
                              <a:gd name="T53" fmla="*/ T52 w 268"/>
                              <a:gd name="T54" fmla="+- 0 3045 8823"/>
                              <a:gd name="T55" fmla="*/ 3045 h 861"/>
                              <a:gd name="T56" fmla="+- 0 4566 11198"/>
                              <a:gd name="T57" fmla="*/ T56 w 268"/>
                              <a:gd name="T58" fmla="+- 0 3047 8823"/>
                              <a:gd name="T59" fmla="*/ 3047 h 861"/>
                              <a:gd name="T60" fmla="+- 0 4566 11198"/>
                              <a:gd name="T61" fmla="*/ T60 w 268"/>
                              <a:gd name="T62" fmla="+- 0 3186 8823"/>
                              <a:gd name="T63" fmla="*/ 3186 h 861"/>
                              <a:gd name="T64" fmla="+- 0 4569 11198"/>
                              <a:gd name="T65" fmla="*/ T64 w 268"/>
                              <a:gd name="T66" fmla="+- 0 2945 8823"/>
                              <a:gd name="T67" fmla="*/ 2945 h 861"/>
                              <a:gd name="T68" fmla="+- 0 4569 11198"/>
                              <a:gd name="T69" fmla="*/ T68 w 268"/>
                              <a:gd name="T70" fmla="+- 0 3047 8823"/>
                              <a:gd name="T71" fmla="*/ 3047 h 861"/>
                              <a:gd name="T72" fmla="+- 0 4579 11198"/>
                              <a:gd name="T73" fmla="*/ T72 w 268"/>
                              <a:gd name="T74" fmla="+- 0 3031 8823"/>
                              <a:gd name="T75" fmla="*/ 3031 h 861"/>
                              <a:gd name="T76" fmla="+- 0 4579 11198"/>
                              <a:gd name="T77" fmla="*/ T76 w 268"/>
                              <a:gd name="T78" fmla="+- 0 3138 8823"/>
                              <a:gd name="T79" fmla="*/ 3138 h 861"/>
                              <a:gd name="T80" fmla="+- 0 4582 11198"/>
                              <a:gd name="T81" fmla="*/ T80 w 268"/>
                              <a:gd name="T82" fmla="+- 0 3085 8823"/>
                              <a:gd name="T83" fmla="*/ 3085 h 861"/>
                              <a:gd name="T84" fmla="+- 0 4582 11198"/>
                              <a:gd name="T85" fmla="*/ T84 w 268"/>
                              <a:gd name="T86" fmla="+- 0 3219 8823"/>
                              <a:gd name="T87" fmla="*/ 3219 h 8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268" h="861">
                                <a:moveTo>
                                  <a:pt x="-6700" y="-5794"/>
                                </a:moveTo>
                                <a:lnTo>
                                  <a:pt x="-6700" y="-5686"/>
                                </a:lnTo>
                                <a:moveTo>
                                  <a:pt x="-6682" y="-5865"/>
                                </a:moveTo>
                                <a:lnTo>
                                  <a:pt x="-6682" y="-5764"/>
                                </a:lnTo>
                                <a:moveTo>
                                  <a:pt x="-6668" y="-5802"/>
                                </a:moveTo>
                                <a:lnTo>
                                  <a:pt x="-6668" y="-5695"/>
                                </a:lnTo>
                                <a:moveTo>
                                  <a:pt x="-6664" y="-5803"/>
                                </a:moveTo>
                                <a:lnTo>
                                  <a:pt x="-6664" y="-5701"/>
                                </a:lnTo>
                                <a:moveTo>
                                  <a:pt x="-6656" y="-5777"/>
                                </a:moveTo>
                                <a:lnTo>
                                  <a:pt x="-6656" y="-5665"/>
                                </a:lnTo>
                                <a:moveTo>
                                  <a:pt x="-6648" y="-5860"/>
                                </a:moveTo>
                                <a:lnTo>
                                  <a:pt x="-6648" y="-5755"/>
                                </a:lnTo>
                                <a:moveTo>
                                  <a:pt x="-6637" y="-5895"/>
                                </a:moveTo>
                                <a:lnTo>
                                  <a:pt x="-6637" y="-5778"/>
                                </a:lnTo>
                                <a:moveTo>
                                  <a:pt x="-6632" y="-5776"/>
                                </a:moveTo>
                                <a:lnTo>
                                  <a:pt x="-6632" y="-5637"/>
                                </a:lnTo>
                                <a:moveTo>
                                  <a:pt x="-6629" y="-5878"/>
                                </a:moveTo>
                                <a:lnTo>
                                  <a:pt x="-6629" y="-5776"/>
                                </a:lnTo>
                                <a:moveTo>
                                  <a:pt x="-6619" y="-5792"/>
                                </a:moveTo>
                                <a:lnTo>
                                  <a:pt x="-6619" y="-5685"/>
                                </a:lnTo>
                                <a:moveTo>
                                  <a:pt x="-6616" y="-5738"/>
                                </a:moveTo>
                                <a:lnTo>
                                  <a:pt x="-6616" y="-5604"/>
                                </a:lnTo>
                              </a:path>
                            </a:pathLst>
                          </a:custGeom>
                          <a:noFill/>
                          <a:ln w="415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 name="Line 112"/>
                        <wps:cNvCnPr>
                          <a:cxnSpLocks noChangeShapeType="1"/>
                        </wps:cNvCnPr>
                        <wps:spPr bwMode="auto">
                          <a:xfrm>
                            <a:off x="4482" y="2849"/>
                            <a:ext cx="6" cy="0"/>
                          </a:xfrm>
                          <a:prstGeom prst="line">
                            <a:avLst/>
                          </a:prstGeom>
                          <a:noFill/>
                          <a:ln w="6114">
                            <a:solidFill>
                              <a:srgbClr val="D3D3D3"/>
                            </a:solidFill>
                            <a:prstDash val="solid"/>
                            <a:round/>
                            <a:headEnd/>
                            <a:tailEnd/>
                          </a:ln>
                          <a:extLst>
                            <a:ext uri="{909E8E84-426E-40DD-AFC4-6F175D3DCCD1}">
                              <a14:hiddenFill xmlns:a14="http://schemas.microsoft.com/office/drawing/2010/main">
                                <a:noFill/>
                              </a14:hiddenFill>
                            </a:ext>
                          </a:extLst>
                        </wps:spPr>
                        <wps:bodyPr/>
                      </wps:wsp>
                      <wps:wsp>
                        <wps:cNvPr id="104" name="AutoShape 111"/>
                        <wps:cNvSpPr>
                          <a:spLocks/>
                        </wps:cNvSpPr>
                        <wps:spPr bwMode="auto">
                          <a:xfrm>
                            <a:off x="11209" y="8585"/>
                            <a:ext cx="2" cy="93"/>
                          </a:xfrm>
                          <a:custGeom>
                            <a:avLst/>
                            <a:gdLst>
                              <a:gd name="T0" fmla="+- 0 4501 11210"/>
                              <a:gd name="T1" fmla="*/ T0 w 1"/>
                              <a:gd name="T2" fmla="+- 0 2854 8585"/>
                              <a:gd name="T3" fmla="*/ 2854 h 93"/>
                              <a:gd name="T4" fmla="+- 0 4501 11210"/>
                              <a:gd name="T5" fmla="*/ T4 w 1"/>
                              <a:gd name="T6" fmla="+- 0 2878 8585"/>
                              <a:gd name="T7" fmla="*/ 2878 h 93"/>
                              <a:gd name="T8" fmla="+- 0 4501 11210"/>
                              <a:gd name="T9" fmla="*/ T8 w 1"/>
                              <a:gd name="T10" fmla="+- 0 2847 8585"/>
                              <a:gd name="T11" fmla="*/ 2847 h 93"/>
                              <a:gd name="T12" fmla="+- 0 4501 11210"/>
                              <a:gd name="T13" fmla="*/ T12 w 1"/>
                              <a:gd name="T14" fmla="+- 0 2872 8585"/>
                              <a:gd name="T15" fmla="*/ 2872 h 93"/>
                            </a:gdLst>
                            <a:ahLst/>
                            <a:cxnLst>
                              <a:cxn ang="0">
                                <a:pos x="T1" y="T3"/>
                              </a:cxn>
                              <a:cxn ang="0">
                                <a:pos x="T5" y="T7"/>
                              </a:cxn>
                              <a:cxn ang="0">
                                <a:pos x="T9" y="T11"/>
                              </a:cxn>
                              <a:cxn ang="0">
                                <a:pos x="T13" y="T15"/>
                              </a:cxn>
                            </a:cxnLst>
                            <a:rect l="0" t="0" r="r" b="b"/>
                            <a:pathLst>
                              <a:path w="1" h="93">
                                <a:moveTo>
                                  <a:pt x="-6709" y="-5731"/>
                                </a:moveTo>
                                <a:lnTo>
                                  <a:pt x="-6709" y="-5707"/>
                                </a:lnTo>
                                <a:moveTo>
                                  <a:pt x="-6709" y="-5738"/>
                                </a:moveTo>
                                <a:lnTo>
                                  <a:pt x="-6709" y="-5713"/>
                                </a:lnTo>
                              </a:path>
                            </a:pathLst>
                          </a:custGeom>
                          <a:noFill/>
                          <a:ln w="4154">
                            <a:solidFill>
                              <a:srgbClr val="D3D3D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 name="AutoShape 110"/>
                        <wps:cNvSpPr>
                          <a:spLocks/>
                        </wps:cNvSpPr>
                        <wps:spPr bwMode="auto">
                          <a:xfrm>
                            <a:off x="11125" y="8756"/>
                            <a:ext cx="85" cy="496"/>
                          </a:xfrm>
                          <a:custGeom>
                            <a:avLst/>
                            <a:gdLst>
                              <a:gd name="T0" fmla="+- 0 4475 11125"/>
                              <a:gd name="T1" fmla="*/ T0 w 85"/>
                              <a:gd name="T2" fmla="+- 0 2905 8756"/>
                              <a:gd name="T3" fmla="*/ 2905 h 496"/>
                              <a:gd name="T4" fmla="+- 0 4475 11125"/>
                              <a:gd name="T5" fmla="*/ T4 w 85"/>
                              <a:gd name="T6" fmla="+- 0 2925 8756"/>
                              <a:gd name="T7" fmla="*/ 2925 h 496"/>
                              <a:gd name="T8" fmla="+- 0 4501 11125"/>
                              <a:gd name="T9" fmla="*/ T8 w 85"/>
                              <a:gd name="T10" fmla="+- 0 2990 8756"/>
                              <a:gd name="T11" fmla="*/ 2990 h 496"/>
                              <a:gd name="T12" fmla="+- 0 4501 11125"/>
                              <a:gd name="T13" fmla="*/ T12 w 85"/>
                              <a:gd name="T14" fmla="+- 0 3055 8756"/>
                              <a:gd name="T15" fmla="*/ 3055 h 496"/>
                              <a:gd name="T16" fmla="+- 0 4501 11125"/>
                              <a:gd name="T17" fmla="*/ T16 w 85"/>
                              <a:gd name="T18" fmla="+- 0 2995 8756"/>
                              <a:gd name="T19" fmla="*/ 2995 h 496"/>
                              <a:gd name="T20" fmla="+- 0 4501 11125"/>
                              <a:gd name="T21" fmla="*/ T20 w 85"/>
                              <a:gd name="T22" fmla="+- 0 3073 8756"/>
                              <a:gd name="T23" fmla="*/ 3073 h 496"/>
                            </a:gdLst>
                            <a:ahLst/>
                            <a:cxnLst>
                              <a:cxn ang="0">
                                <a:pos x="T1" y="T3"/>
                              </a:cxn>
                              <a:cxn ang="0">
                                <a:pos x="T5" y="T7"/>
                              </a:cxn>
                              <a:cxn ang="0">
                                <a:pos x="T9" y="T11"/>
                              </a:cxn>
                              <a:cxn ang="0">
                                <a:pos x="T13" y="T15"/>
                              </a:cxn>
                              <a:cxn ang="0">
                                <a:pos x="T17" y="T19"/>
                              </a:cxn>
                              <a:cxn ang="0">
                                <a:pos x="T21" y="T23"/>
                              </a:cxn>
                            </a:cxnLst>
                            <a:rect l="0" t="0" r="r" b="b"/>
                            <a:pathLst>
                              <a:path w="85" h="496">
                                <a:moveTo>
                                  <a:pt x="-6650" y="-5851"/>
                                </a:moveTo>
                                <a:lnTo>
                                  <a:pt x="-6650" y="-5831"/>
                                </a:lnTo>
                                <a:moveTo>
                                  <a:pt x="-6624" y="-5766"/>
                                </a:moveTo>
                                <a:lnTo>
                                  <a:pt x="-6624" y="-5701"/>
                                </a:lnTo>
                                <a:moveTo>
                                  <a:pt x="-6624" y="-5761"/>
                                </a:moveTo>
                                <a:lnTo>
                                  <a:pt x="-6624" y="-5683"/>
                                </a:lnTo>
                              </a:path>
                            </a:pathLst>
                          </a:custGeom>
                          <a:noFill/>
                          <a:ln w="4154">
                            <a:solidFill>
                              <a:srgbClr val="8B008B"/>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6" name="AutoShape 109"/>
                        <wps:cNvSpPr>
                          <a:spLocks/>
                        </wps:cNvSpPr>
                        <wps:spPr bwMode="auto">
                          <a:xfrm>
                            <a:off x="11782" y="8755"/>
                            <a:ext cx="403" cy="890"/>
                          </a:xfrm>
                          <a:custGeom>
                            <a:avLst/>
                            <a:gdLst>
                              <a:gd name="T0" fmla="+- 0 4682 11783"/>
                              <a:gd name="T1" fmla="*/ T0 w 403"/>
                              <a:gd name="T2" fmla="+- 0 2934 8756"/>
                              <a:gd name="T3" fmla="*/ 2934 h 890"/>
                              <a:gd name="T4" fmla="+- 0 4682 11783"/>
                              <a:gd name="T5" fmla="*/ T4 w 403"/>
                              <a:gd name="T6" fmla="+- 0 3036 8756"/>
                              <a:gd name="T7" fmla="*/ 3036 h 890"/>
                              <a:gd name="T8" fmla="+- 0 4701 11783"/>
                              <a:gd name="T9" fmla="*/ T8 w 403"/>
                              <a:gd name="T10" fmla="+- 0 2959 8756"/>
                              <a:gd name="T11" fmla="*/ 2959 h 890"/>
                              <a:gd name="T12" fmla="+- 0 4701 11783"/>
                              <a:gd name="T13" fmla="*/ T12 w 403"/>
                              <a:gd name="T14" fmla="+- 0 3106 8756"/>
                              <a:gd name="T15" fmla="*/ 3106 h 890"/>
                              <a:gd name="T16" fmla="+- 0 4718 11783"/>
                              <a:gd name="T17" fmla="*/ T16 w 403"/>
                              <a:gd name="T18" fmla="+- 0 3057 8756"/>
                              <a:gd name="T19" fmla="*/ 3057 h 890"/>
                              <a:gd name="T20" fmla="+- 0 4718 11783"/>
                              <a:gd name="T21" fmla="*/ T20 w 403"/>
                              <a:gd name="T22" fmla="+- 0 3206 8756"/>
                              <a:gd name="T23" fmla="*/ 3206 h 890"/>
                              <a:gd name="T24" fmla="+- 0 4725 11783"/>
                              <a:gd name="T25" fmla="*/ T24 w 403"/>
                              <a:gd name="T26" fmla="+- 0 2959 8756"/>
                              <a:gd name="T27" fmla="*/ 2959 h 890"/>
                              <a:gd name="T28" fmla="+- 0 4725 11783"/>
                              <a:gd name="T29" fmla="*/ T28 w 403"/>
                              <a:gd name="T30" fmla="+- 0 3061 8756"/>
                              <a:gd name="T31" fmla="*/ 3061 h 890"/>
                              <a:gd name="T32" fmla="+- 0 4739 11783"/>
                              <a:gd name="T33" fmla="*/ T32 w 403"/>
                              <a:gd name="T34" fmla="+- 0 2942 8756"/>
                              <a:gd name="T35" fmla="*/ 2942 h 890"/>
                              <a:gd name="T36" fmla="+- 0 4739 11783"/>
                              <a:gd name="T37" fmla="*/ T36 w 403"/>
                              <a:gd name="T38" fmla="+- 0 3030 8756"/>
                              <a:gd name="T39" fmla="*/ 3030 h 890"/>
                              <a:gd name="T40" fmla="+- 0 4751 11783"/>
                              <a:gd name="T41" fmla="*/ T40 w 403"/>
                              <a:gd name="T42" fmla="+- 0 2987 8756"/>
                              <a:gd name="T43" fmla="*/ 2987 h 890"/>
                              <a:gd name="T44" fmla="+- 0 4751 11783"/>
                              <a:gd name="T45" fmla="*/ T44 w 403"/>
                              <a:gd name="T46" fmla="+- 0 3093 8756"/>
                              <a:gd name="T47" fmla="*/ 3093 h 890"/>
                              <a:gd name="T48" fmla="+- 0 4756 11783"/>
                              <a:gd name="T49" fmla="*/ T48 w 403"/>
                              <a:gd name="T50" fmla="+- 0 2905 8756"/>
                              <a:gd name="T51" fmla="*/ 2905 h 890"/>
                              <a:gd name="T52" fmla="+- 0 4756 11783"/>
                              <a:gd name="T53" fmla="*/ T52 w 403"/>
                              <a:gd name="T54" fmla="+- 0 3016 8756"/>
                              <a:gd name="T55" fmla="*/ 3016 h 890"/>
                              <a:gd name="T56" fmla="+- 0 4769 11783"/>
                              <a:gd name="T57" fmla="*/ T56 w 403"/>
                              <a:gd name="T58" fmla="+- 0 2948 8756"/>
                              <a:gd name="T59" fmla="*/ 2948 h 890"/>
                              <a:gd name="T60" fmla="+- 0 4769 11783"/>
                              <a:gd name="T61" fmla="*/ T60 w 403"/>
                              <a:gd name="T62" fmla="+- 0 3065 8756"/>
                              <a:gd name="T63" fmla="*/ 3065 h 890"/>
                              <a:gd name="T64" fmla="+- 0 4776 11783"/>
                              <a:gd name="T65" fmla="*/ T64 w 403"/>
                              <a:gd name="T66" fmla="+- 0 2953 8756"/>
                              <a:gd name="T67" fmla="*/ 2953 h 890"/>
                              <a:gd name="T68" fmla="+- 0 4776 11783"/>
                              <a:gd name="T69" fmla="*/ T68 w 403"/>
                              <a:gd name="T70" fmla="+- 0 3071 8756"/>
                              <a:gd name="T71" fmla="*/ 3071 h 890"/>
                              <a:gd name="T72" fmla="+- 0 4793 11783"/>
                              <a:gd name="T73" fmla="*/ T72 w 403"/>
                              <a:gd name="T74" fmla="+- 0 2996 8756"/>
                              <a:gd name="T75" fmla="*/ 2996 h 890"/>
                              <a:gd name="T76" fmla="+- 0 4793 11783"/>
                              <a:gd name="T77" fmla="*/ T76 w 403"/>
                              <a:gd name="T78" fmla="+- 0 3106 8756"/>
                              <a:gd name="T79" fmla="*/ 3106 h 890"/>
                              <a:gd name="T80" fmla="+- 0 4809 11783"/>
                              <a:gd name="T81" fmla="*/ T80 w 403"/>
                              <a:gd name="T82" fmla="+- 0 2981 8756"/>
                              <a:gd name="T83" fmla="*/ 2981 h 890"/>
                              <a:gd name="T84" fmla="+- 0 4809 11783"/>
                              <a:gd name="T85" fmla="*/ T84 w 403"/>
                              <a:gd name="T86" fmla="+- 0 3111 8756"/>
                              <a:gd name="T87" fmla="*/ 3111 h 8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403" h="890">
                                <a:moveTo>
                                  <a:pt x="-7101" y="-5822"/>
                                </a:moveTo>
                                <a:lnTo>
                                  <a:pt x="-7101" y="-5720"/>
                                </a:lnTo>
                                <a:moveTo>
                                  <a:pt x="-7082" y="-5797"/>
                                </a:moveTo>
                                <a:lnTo>
                                  <a:pt x="-7082" y="-5650"/>
                                </a:lnTo>
                                <a:moveTo>
                                  <a:pt x="-7065" y="-5699"/>
                                </a:moveTo>
                                <a:lnTo>
                                  <a:pt x="-7065" y="-5550"/>
                                </a:lnTo>
                                <a:moveTo>
                                  <a:pt x="-7058" y="-5797"/>
                                </a:moveTo>
                                <a:lnTo>
                                  <a:pt x="-7058" y="-5695"/>
                                </a:lnTo>
                                <a:moveTo>
                                  <a:pt x="-7044" y="-5814"/>
                                </a:moveTo>
                                <a:lnTo>
                                  <a:pt x="-7044" y="-5726"/>
                                </a:lnTo>
                                <a:moveTo>
                                  <a:pt x="-7032" y="-5769"/>
                                </a:moveTo>
                                <a:lnTo>
                                  <a:pt x="-7032" y="-5663"/>
                                </a:lnTo>
                                <a:moveTo>
                                  <a:pt x="-7027" y="-5851"/>
                                </a:moveTo>
                                <a:lnTo>
                                  <a:pt x="-7027" y="-5740"/>
                                </a:lnTo>
                                <a:moveTo>
                                  <a:pt x="-7014" y="-5808"/>
                                </a:moveTo>
                                <a:lnTo>
                                  <a:pt x="-7014" y="-5691"/>
                                </a:lnTo>
                                <a:moveTo>
                                  <a:pt x="-7007" y="-5803"/>
                                </a:moveTo>
                                <a:lnTo>
                                  <a:pt x="-7007" y="-5685"/>
                                </a:lnTo>
                                <a:moveTo>
                                  <a:pt x="-6990" y="-5760"/>
                                </a:moveTo>
                                <a:lnTo>
                                  <a:pt x="-6990" y="-5650"/>
                                </a:lnTo>
                                <a:moveTo>
                                  <a:pt x="-6974" y="-5775"/>
                                </a:moveTo>
                                <a:lnTo>
                                  <a:pt x="-6974" y="-5645"/>
                                </a:lnTo>
                              </a:path>
                            </a:pathLst>
                          </a:custGeom>
                          <a:noFill/>
                          <a:ln w="415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7" name="AutoShape 108"/>
                        <wps:cNvSpPr>
                          <a:spLocks/>
                        </wps:cNvSpPr>
                        <wps:spPr bwMode="auto">
                          <a:xfrm>
                            <a:off x="11953" y="10020"/>
                            <a:ext cx="2" cy="125"/>
                          </a:xfrm>
                          <a:custGeom>
                            <a:avLst/>
                            <a:gdLst>
                              <a:gd name="T0" fmla="+- 0 4736 11953"/>
                              <a:gd name="T1" fmla="*/ T0 w 1"/>
                              <a:gd name="T2" fmla="+- 0 3333 10021"/>
                              <a:gd name="T3" fmla="*/ 3333 h 125"/>
                              <a:gd name="T4" fmla="+- 0 4736 11953"/>
                              <a:gd name="T5" fmla="*/ T4 w 1"/>
                              <a:gd name="T6" fmla="+- 0 3360 10021"/>
                              <a:gd name="T7" fmla="*/ 3360 h 125"/>
                              <a:gd name="T8" fmla="+- 0 4736 11953"/>
                              <a:gd name="T9" fmla="*/ T8 w 1"/>
                              <a:gd name="T10" fmla="+- 0 3350 10021"/>
                              <a:gd name="T11" fmla="*/ 3350 h 125"/>
                              <a:gd name="T12" fmla="+- 0 4736 11953"/>
                              <a:gd name="T13" fmla="*/ T12 w 1"/>
                              <a:gd name="T14" fmla="+- 0 3375 10021"/>
                              <a:gd name="T15" fmla="*/ 3375 h 125"/>
                            </a:gdLst>
                            <a:ahLst/>
                            <a:cxnLst>
                              <a:cxn ang="0">
                                <a:pos x="T1" y="T3"/>
                              </a:cxn>
                              <a:cxn ang="0">
                                <a:pos x="T5" y="T7"/>
                              </a:cxn>
                              <a:cxn ang="0">
                                <a:pos x="T9" y="T11"/>
                              </a:cxn>
                              <a:cxn ang="0">
                                <a:pos x="T13" y="T15"/>
                              </a:cxn>
                            </a:cxnLst>
                            <a:rect l="0" t="0" r="r" b="b"/>
                            <a:pathLst>
                              <a:path w="1" h="125">
                                <a:moveTo>
                                  <a:pt x="-7217" y="-6688"/>
                                </a:moveTo>
                                <a:lnTo>
                                  <a:pt x="-7217" y="-6661"/>
                                </a:lnTo>
                                <a:moveTo>
                                  <a:pt x="-7217" y="-6671"/>
                                </a:moveTo>
                                <a:lnTo>
                                  <a:pt x="-7217" y="-6646"/>
                                </a:lnTo>
                              </a:path>
                            </a:pathLst>
                          </a:custGeom>
                          <a:noFill/>
                          <a:ln w="4154">
                            <a:solidFill>
                              <a:srgbClr val="FF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8" name="AutoShape 107"/>
                        <wps:cNvSpPr>
                          <a:spLocks/>
                        </wps:cNvSpPr>
                        <wps:spPr bwMode="auto">
                          <a:xfrm>
                            <a:off x="11949" y="9679"/>
                            <a:ext cx="2" cy="248"/>
                          </a:xfrm>
                          <a:custGeom>
                            <a:avLst/>
                            <a:gdLst>
                              <a:gd name="T0" fmla="+- 0 4735 11949"/>
                              <a:gd name="T1" fmla="*/ T0 w 1"/>
                              <a:gd name="T2" fmla="+- 0 3274 9679"/>
                              <a:gd name="T3" fmla="*/ 3274 h 248"/>
                              <a:gd name="T4" fmla="+- 0 4735 11949"/>
                              <a:gd name="T5" fmla="*/ T4 w 1"/>
                              <a:gd name="T6" fmla="+- 0 3301 9679"/>
                              <a:gd name="T7" fmla="*/ 3301 h 248"/>
                              <a:gd name="T8" fmla="+- 0 4735 11949"/>
                              <a:gd name="T9" fmla="*/ T8 w 1"/>
                              <a:gd name="T10" fmla="+- 0 3217 9679"/>
                              <a:gd name="T11" fmla="*/ 3217 h 248"/>
                              <a:gd name="T12" fmla="+- 0 4735 11949"/>
                              <a:gd name="T13" fmla="*/ T12 w 1"/>
                              <a:gd name="T14" fmla="+- 0 3246 9679"/>
                              <a:gd name="T15" fmla="*/ 3246 h 248"/>
                            </a:gdLst>
                            <a:ahLst/>
                            <a:cxnLst>
                              <a:cxn ang="0">
                                <a:pos x="T1" y="T3"/>
                              </a:cxn>
                              <a:cxn ang="0">
                                <a:pos x="T5" y="T7"/>
                              </a:cxn>
                              <a:cxn ang="0">
                                <a:pos x="T9" y="T11"/>
                              </a:cxn>
                              <a:cxn ang="0">
                                <a:pos x="T13" y="T15"/>
                              </a:cxn>
                            </a:cxnLst>
                            <a:rect l="0" t="0" r="r" b="b"/>
                            <a:pathLst>
                              <a:path w="1" h="248">
                                <a:moveTo>
                                  <a:pt x="-7214" y="-6405"/>
                                </a:moveTo>
                                <a:lnTo>
                                  <a:pt x="-7214" y="-6378"/>
                                </a:lnTo>
                                <a:moveTo>
                                  <a:pt x="-7214" y="-6462"/>
                                </a:moveTo>
                                <a:lnTo>
                                  <a:pt x="-7214" y="-6433"/>
                                </a:lnTo>
                              </a:path>
                            </a:pathLst>
                          </a:custGeom>
                          <a:noFill/>
                          <a:ln w="4154">
                            <a:solidFill>
                              <a:srgbClr val="00808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9" name="AutoShape 106"/>
                        <wps:cNvSpPr>
                          <a:spLocks/>
                        </wps:cNvSpPr>
                        <wps:spPr bwMode="auto">
                          <a:xfrm>
                            <a:off x="11825" y="8566"/>
                            <a:ext cx="382" cy="263"/>
                          </a:xfrm>
                          <a:custGeom>
                            <a:avLst/>
                            <a:gdLst>
                              <a:gd name="T0" fmla="+- 0 4696 11826"/>
                              <a:gd name="T1" fmla="*/ T0 w 382"/>
                              <a:gd name="T2" fmla="+- 0 2899 8566"/>
                              <a:gd name="T3" fmla="*/ 2899 h 263"/>
                              <a:gd name="T4" fmla="+- 0 4696 11826"/>
                              <a:gd name="T5" fmla="*/ T4 w 382"/>
                              <a:gd name="T6" fmla="+- 0 2930 8566"/>
                              <a:gd name="T7" fmla="*/ 2930 h 263"/>
                              <a:gd name="T8" fmla="+- 0 4702 11826"/>
                              <a:gd name="T9" fmla="*/ T8 w 382"/>
                              <a:gd name="T10" fmla="+- 0 2841 8566"/>
                              <a:gd name="T11" fmla="*/ 2841 h 263"/>
                              <a:gd name="T12" fmla="+- 0 4702 11826"/>
                              <a:gd name="T13" fmla="*/ T12 w 382"/>
                              <a:gd name="T14" fmla="+- 0 2871 8566"/>
                              <a:gd name="T15" fmla="*/ 2871 h 263"/>
                              <a:gd name="T16" fmla="+- 0 4816 11826"/>
                              <a:gd name="T17" fmla="*/ T16 w 382"/>
                              <a:gd name="T18" fmla="+- 0 2880 8566"/>
                              <a:gd name="T19" fmla="*/ 2880 h 263"/>
                              <a:gd name="T20" fmla="+- 0 4816 11826"/>
                              <a:gd name="T21" fmla="*/ T20 w 382"/>
                              <a:gd name="T22" fmla="+- 0 2904 8566"/>
                              <a:gd name="T23" fmla="*/ 2904 h 263"/>
                            </a:gdLst>
                            <a:ahLst/>
                            <a:cxnLst>
                              <a:cxn ang="0">
                                <a:pos x="T1" y="T3"/>
                              </a:cxn>
                              <a:cxn ang="0">
                                <a:pos x="T5" y="T7"/>
                              </a:cxn>
                              <a:cxn ang="0">
                                <a:pos x="T9" y="T11"/>
                              </a:cxn>
                              <a:cxn ang="0">
                                <a:pos x="T13" y="T15"/>
                              </a:cxn>
                              <a:cxn ang="0">
                                <a:pos x="T17" y="T19"/>
                              </a:cxn>
                              <a:cxn ang="0">
                                <a:pos x="T21" y="T23"/>
                              </a:cxn>
                            </a:cxnLst>
                            <a:rect l="0" t="0" r="r" b="b"/>
                            <a:pathLst>
                              <a:path w="382" h="263">
                                <a:moveTo>
                                  <a:pt x="-7130" y="-5667"/>
                                </a:moveTo>
                                <a:lnTo>
                                  <a:pt x="-7130" y="-5636"/>
                                </a:lnTo>
                                <a:moveTo>
                                  <a:pt x="-7124" y="-5725"/>
                                </a:moveTo>
                                <a:lnTo>
                                  <a:pt x="-7124" y="-5695"/>
                                </a:lnTo>
                                <a:moveTo>
                                  <a:pt x="-7010" y="-5686"/>
                                </a:moveTo>
                                <a:lnTo>
                                  <a:pt x="-7010" y="-5662"/>
                                </a:lnTo>
                              </a:path>
                            </a:pathLst>
                          </a:custGeom>
                          <a:noFill/>
                          <a:ln w="4154">
                            <a:solidFill>
                              <a:srgbClr val="D3D3D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 name="AutoShape 105"/>
                        <wps:cNvSpPr>
                          <a:spLocks/>
                        </wps:cNvSpPr>
                        <wps:spPr bwMode="auto">
                          <a:xfrm>
                            <a:off x="11844" y="8597"/>
                            <a:ext cx="361" cy="710"/>
                          </a:xfrm>
                          <a:custGeom>
                            <a:avLst/>
                            <a:gdLst>
                              <a:gd name="T0" fmla="+- 0 4702 11845"/>
                              <a:gd name="T1" fmla="*/ T0 w 361"/>
                              <a:gd name="T2" fmla="+- 0 2857 8598"/>
                              <a:gd name="T3" fmla="*/ 2857 h 710"/>
                              <a:gd name="T4" fmla="+- 0 4702 11845"/>
                              <a:gd name="T5" fmla="*/ T4 w 361"/>
                              <a:gd name="T6" fmla="+- 0 2941 8598"/>
                              <a:gd name="T7" fmla="*/ 2941 h 710"/>
                              <a:gd name="T8" fmla="+- 0 4702 11845"/>
                              <a:gd name="T9" fmla="*/ T8 w 361"/>
                              <a:gd name="T10" fmla="+- 0 2851 8598"/>
                              <a:gd name="T11" fmla="*/ 2851 h 710"/>
                              <a:gd name="T12" fmla="+- 0 4702 11845"/>
                              <a:gd name="T13" fmla="*/ T12 w 361"/>
                              <a:gd name="T14" fmla="+- 0 2936 8598"/>
                              <a:gd name="T15" fmla="*/ 2936 h 710"/>
                              <a:gd name="T16" fmla="+- 0 4816 11845"/>
                              <a:gd name="T17" fmla="*/ T16 w 361"/>
                              <a:gd name="T18" fmla="+- 0 3033 8598"/>
                              <a:gd name="T19" fmla="*/ 3033 h 710"/>
                              <a:gd name="T20" fmla="+- 0 4816 11845"/>
                              <a:gd name="T21" fmla="*/ T20 w 361"/>
                              <a:gd name="T22" fmla="+- 0 3091 8598"/>
                              <a:gd name="T23" fmla="*/ 3091 h 710"/>
                            </a:gdLst>
                            <a:ahLst/>
                            <a:cxnLst>
                              <a:cxn ang="0">
                                <a:pos x="T1" y="T3"/>
                              </a:cxn>
                              <a:cxn ang="0">
                                <a:pos x="T5" y="T7"/>
                              </a:cxn>
                              <a:cxn ang="0">
                                <a:pos x="T9" y="T11"/>
                              </a:cxn>
                              <a:cxn ang="0">
                                <a:pos x="T13" y="T15"/>
                              </a:cxn>
                              <a:cxn ang="0">
                                <a:pos x="T17" y="T19"/>
                              </a:cxn>
                              <a:cxn ang="0">
                                <a:pos x="T21" y="T23"/>
                              </a:cxn>
                            </a:cxnLst>
                            <a:rect l="0" t="0" r="r" b="b"/>
                            <a:pathLst>
                              <a:path w="361" h="710">
                                <a:moveTo>
                                  <a:pt x="-7143" y="-5741"/>
                                </a:moveTo>
                                <a:lnTo>
                                  <a:pt x="-7143" y="-5657"/>
                                </a:lnTo>
                                <a:moveTo>
                                  <a:pt x="-7143" y="-5747"/>
                                </a:moveTo>
                                <a:lnTo>
                                  <a:pt x="-7143" y="-5662"/>
                                </a:lnTo>
                                <a:moveTo>
                                  <a:pt x="-7029" y="-5565"/>
                                </a:moveTo>
                                <a:lnTo>
                                  <a:pt x="-7029" y="-5507"/>
                                </a:lnTo>
                              </a:path>
                            </a:pathLst>
                          </a:custGeom>
                          <a:noFill/>
                          <a:ln w="4154">
                            <a:solidFill>
                              <a:srgbClr val="8B008B"/>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 name="Line 104"/>
                        <wps:cNvCnPr>
                          <a:cxnSpLocks noChangeShapeType="1"/>
                        </wps:cNvCnPr>
                        <wps:spPr bwMode="auto">
                          <a:xfrm>
                            <a:off x="4756" y="3162"/>
                            <a:ext cx="6" cy="0"/>
                          </a:xfrm>
                          <a:prstGeom prst="line">
                            <a:avLst/>
                          </a:prstGeom>
                          <a:noFill/>
                          <a:ln w="1937">
                            <a:solidFill>
                              <a:srgbClr val="FF0000"/>
                            </a:solidFill>
                            <a:prstDash val="solid"/>
                            <a:round/>
                            <a:headEnd/>
                            <a:tailEnd/>
                          </a:ln>
                          <a:extLst>
                            <a:ext uri="{909E8E84-426E-40DD-AFC4-6F175D3DCCD1}">
                              <a14:hiddenFill xmlns:a14="http://schemas.microsoft.com/office/drawing/2010/main">
                                <a:noFill/>
                              </a14:hiddenFill>
                            </a:ext>
                          </a:extLst>
                        </wps:spPr>
                        <wps:bodyPr/>
                      </wps:wsp>
                      <wps:wsp>
                        <wps:cNvPr id="112" name="Line 103"/>
                        <wps:cNvCnPr>
                          <a:cxnSpLocks noChangeShapeType="1"/>
                        </wps:cNvCnPr>
                        <wps:spPr bwMode="auto">
                          <a:xfrm>
                            <a:off x="4756" y="3147"/>
                            <a:ext cx="6" cy="0"/>
                          </a:xfrm>
                          <a:prstGeom prst="line">
                            <a:avLst/>
                          </a:prstGeom>
                          <a:noFill/>
                          <a:ln w="1839">
                            <a:solidFill>
                              <a:srgbClr val="FF0000"/>
                            </a:solidFill>
                            <a:prstDash val="solid"/>
                            <a:round/>
                            <a:headEnd/>
                            <a:tailEnd/>
                          </a:ln>
                          <a:extLst>
                            <a:ext uri="{909E8E84-426E-40DD-AFC4-6F175D3DCCD1}">
                              <a14:hiddenFill xmlns:a14="http://schemas.microsoft.com/office/drawing/2010/main">
                                <a:noFill/>
                              </a14:hiddenFill>
                            </a:ext>
                          </a:extLst>
                        </wps:spPr>
                        <wps:bodyPr/>
                      </wps:wsp>
                      <wps:wsp>
                        <wps:cNvPr id="113" name="Line 102"/>
                        <wps:cNvCnPr>
                          <a:cxnSpLocks noChangeShapeType="1"/>
                        </wps:cNvCnPr>
                        <wps:spPr bwMode="auto">
                          <a:xfrm>
                            <a:off x="4756" y="3169"/>
                            <a:ext cx="6" cy="0"/>
                          </a:xfrm>
                          <a:prstGeom prst="line">
                            <a:avLst/>
                          </a:prstGeom>
                          <a:noFill/>
                          <a:ln w="1760">
                            <a:solidFill>
                              <a:srgbClr val="FF0000"/>
                            </a:solidFill>
                            <a:prstDash val="solid"/>
                            <a:round/>
                            <a:headEnd/>
                            <a:tailEnd/>
                          </a:ln>
                          <a:extLst>
                            <a:ext uri="{909E8E84-426E-40DD-AFC4-6F175D3DCCD1}">
                              <a14:hiddenFill xmlns:a14="http://schemas.microsoft.com/office/drawing/2010/main">
                                <a:noFill/>
                              </a14:hiddenFill>
                            </a:ext>
                          </a:extLst>
                        </wps:spPr>
                        <wps:bodyPr/>
                      </wps:wsp>
                      <wps:wsp>
                        <wps:cNvPr id="114" name="Line 101"/>
                        <wps:cNvCnPr>
                          <a:cxnSpLocks noChangeShapeType="1"/>
                        </wps:cNvCnPr>
                        <wps:spPr bwMode="auto">
                          <a:xfrm>
                            <a:off x="4787" y="3264"/>
                            <a:ext cx="6" cy="0"/>
                          </a:xfrm>
                          <a:prstGeom prst="line">
                            <a:avLst/>
                          </a:prstGeom>
                          <a:noFill/>
                          <a:ln w="3393">
                            <a:solidFill>
                              <a:srgbClr val="FF0000"/>
                            </a:solidFill>
                            <a:prstDash val="solid"/>
                            <a:round/>
                            <a:headEnd/>
                            <a:tailEnd/>
                          </a:ln>
                          <a:extLst>
                            <a:ext uri="{909E8E84-426E-40DD-AFC4-6F175D3DCCD1}">
                              <a14:hiddenFill xmlns:a14="http://schemas.microsoft.com/office/drawing/2010/main">
                                <a:noFill/>
                              </a14:hiddenFill>
                            </a:ext>
                          </a:extLst>
                        </wps:spPr>
                        <wps:bodyPr/>
                      </wps:wsp>
                      <wps:wsp>
                        <wps:cNvPr id="115" name="Line 100"/>
                        <wps:cNvCnPr>
                          <a:cxnSpLocks noChangeShapeType="1"/>
                        </wps:cNvCnPr>
                        <wps:spPr bwMode="auto">
                          <a:xfrm>
                            <a:off x="4787" y="3255"/>
                            <a:ext cx="6" cy="0"/>
                          </a:xfrm>
                          <a:prstGeom prst="line">
                            <a:avLst/>
                          </a:prstGeom>
                          <a:noFill/>
                          <a:ln w="3120">
                            <a:solidFill>
                              <a:srgbClr val="FF0000"/>
                            </a:solidFill>
                            <a:prstDash val="solid"/>
                            <a:round/>
                            <a:headEnd/>
                            <a:tailEnd/>
                          </a:ln>
                          <a:extLst>
                            <a:ext uri="{909E8E84-426E-40DD-AFC4-6F175D3DCCD1}">
                              <a14:hiddenFill xmlns:a14="http://schemas.microsoft.com/office/drawing/2010/main">
                                <a:noFill/>
                              </a14:hiddenFill>
                            </a:ext>
                          </a:extLst>
                        </wps:spPr>
                        <wps:bodyPr/>
                      </wps:wsp>
                      <wps:wsp>
                        <wps:cNvPr id="116" name="Line 99"/>
                        <wps:cNvCnPr>
                          <a:cxnSpLocks noChangeShapeType="1"/>
                        </wps:cNvCnPr>
                        <wps:spPr bwMode="auto">
                          <a:xfrm>
                            <a:off x="4787" y="3311"/>
                            <a:ext cx="7" cy="0"/>
                          </a:xfrm>
                          <a:prstGeom prst="line">
                            <a:avLst/>
                          </a:prstGeom>
                          <a:noFill/>
                          <a:ln w="2236">
                            <a:solidFill>
                              <a:srgbClr val="FF0000"/>
                            </a:solidFill>
                            <a:prstDash val="solid"/>
                            <a:round/>
                            <a:headEnd/>
                            <a:tailEnd/>
                          </a:ln>
                          <a:extLst>
                            <a:ext uri="{909E8E84-426E-40DD-AFC4-6F175D3DCCD1}">
                              <a14:hiddenFill xmlns:a14="http://schemas.microsoft.com/office/drawing/2010/main">
                                <a:noFill/>
                              </a14:hiddenFill>
                            </a:ext>
                          </a:extLst>
                        </wps:spPr>
                        <wps:bodyPr/>
                      </wps:wsp>
                      <wps:wsp>
                        <wps:cNvPr id="117" name="AutoShape 98"/>
                        <wps:cNvSpPr>
                          <a:spLocks/>
                        </wps:cNvSpPr>
                        <wps:spPr bwMode="auto">
                          <a:xfrm>
                            <a:off x="12481" y="8837"/>
                            <a:ext cx="976" cy="1051"/>
                          </a:xfrm>
                          <a:custGeom>
                            <a:avLst/>
                            <a:gdLst>
                              <a:gd name="T0" fmla="+- 0 4903 12481"/>
                              <a:gd name="T1" fmla="*/ T0 w 976"/>
                              <a:gd name="T2" fmla="+- 0 3027 8837"/>
                              <a:gd name="T3" fmla="*/ 3027 h 1051"/>
                              <a:gd name="T4" fmla="+- 0 4903 12481"/>
                              <a:gd name="T5" fmla="*/ T4 w 976"/>
                              <a:gd name="T6" fmla="+- 0 3140 8837"/>
                              <a:gd name="T7" fmla="*/ 3140 h 1051"/>
                              <a:gd name="T8" fmla="+- 0 4920 12481"/>
                              <a:gd name="T9" fmla="*/ T8 w 976"/>
                              <a:gd name="T10" fmla="+- 0 3063 8837"/>
                              <a:gd name="T11" fmla="*/ 3063 h 1051"/>
                              <a:gd name="T12" fmla="+- 0 4920 12481"/>
                              <a:gd name="T13" fmla="*/ T12 w 976"/>
                              <a:gd name="T14" fmla="+- 0 3178 8837"/>
                              <a:gd name="T15" fmla="*/ 3178 h 1051"/>
                              <a:gd name="T16" fmla="+- 0 4930 12481"/>
                              <a:gd name="T17" fmla="*/ T16 w 976"/>
                              <a:gd name="T18" fmla="+- 0 3012 8837"/>
                              <a:gd name="T19" fmla="*/ 3012 h 1051"/>
                              <a:gd name="T20" fmla="+- 0 4930 12481"/>
                              <a:gd name="T21" fmla="*/ T20 w 976"/>
                              <a:gd name="T22" fmla="+- 0 3120 8837"/>
                              <a:gd name="T23" fmla="*/ 3120 h 1051"/>
                              <a:gd name="T24" fmla="+- 0 4937 12481"/>
                              <a:gd name="T25" fmla="*/ T24 w 976"/>
                              <a:gd name="T26" fmla="+- 0 2988 8837"/>
                              <a:gd name="T27" fmla="*/ 2988 h 1051"/>
                              <a:gd name="T28" fmla="+- 0 4937 12481"/>
                              <a:gd name="T29" fmla="*/ T28 w 976"/>
                              <a:gd name="T30" fmla="+- 0 3095 8837"/>
                              <a:gd name="T31" fmla="*/ 3095 h 1051"/>
                              <a:gd name="T32" fmla="+- 0 4955 12481"/>
                              <a:gd name="T33" fmla="*/ T32 w 976"/>
                              <a:gd name="T34" fmla="+- 0 3018 8837"/>
                              <a:gd name="T35" fmla="*/ 3018 h 1051"/>
                              <a:gd name="T36" fmla="+- 0 4955 12481"/>
                              <a:gd name="T37" fmla="*/ T36 w 976"/>
                              <a:gd name="T38" fmla="+- 0 3142 8837"/>
                              <a:gd name="T39" fmla="*/ 3142 h 1051"/>
                              <a:gd name="T40" fmla="+- 0 4965 12481"/>
                              <a:gd name="T41" fmla="*/ T40 w 976"/>
                              <a:gd name="T42" fmla="+- 0 3137 8837"/>
                              <a:gd name="T43" fmla="*/ 3137 h 1051"/>
                              <a:gd name="T44" fmla="+- 0 4965 12481"/>
                              <a:gd name="T45" fmla="*/ T44 w 976"/>
                              <a:gd name="T46" fmla="+- 0 3264 8837"/>
                              <a:gd name="T47" fmla="*/ 3264 h 1051"/>
                              <a:gd name="T48" fmla="+- 0 4968 12481"/>
                              <a:gd name="T49" fmla="*/ T48 w 976"/>
                              <a:gd name="T50" fmla="+- 0 3093 8837"/>
                              <a:gd name="T51" fmla="*/ 3093 h 1051"/>
                              <a:gd name="T52" fmla="+- 0 4968 12481"/>
                              <a:gd name="T53" fmla="*/ T52 w 976"/>
                              <a:gd name="T54" fmla="+- 0 3213 8837"/>
                              <a:gd name="T55" fmla="*/ 3213 h 1051"/>
                              <a:gd name="T56" fmla="+- 0 4972 12481"/>
                              <a:gd name="T57" fmla="*/ T56 w 976"/>
                              <a:gd name="T58" fmla="+- 0 3075 8837"/>
                              <a:gd name="T59" fmla="*/ 3075 h 1051"/>
                              <a:gd name="T60" fmla="+- 0 4972 12481"/>
                              <a:gd name="T61" fmla="*/ T60 w 976"/>
                              <a:gd name="T62" fmla="+- 0 3191 8837"/>
                              <a:gd name="T63" fmla="*/ 3191 h 1051"/>
                              <a:gd name="T64" fmla="+- 0 4978 12481"/>
                              <a:gd name="T65" fmla="*/ T64 w 976"/>
                              <a:gd name="T66" fmla="+- 0 3094 8837"/>
                              <a:gd name="T67" fmla="*/ 3094 h 1051"/>
                              <a:gd name="T68" fmla="+- 0 4978 12481"/>
                              <a:gd name="T69" fmla="*/ T68 w 976"/>
                              <a:gd name="T70" fmla="+- 0 3227 8837"/>
                              <a:gd name="T71" fmla="*/ 3227 h 1051"/>
                              <a:gd name="T72" fmla="+- 0 4982 12481"/>
                              <a:gd name="T73" fmla="*/ T72 w 976"/>
                              <a:gd name="T74" fmla="+- 0 3111 8837"/>
                              <a:gd name="T75" fmla="*/ 3111 h 1051"/>
                              <a:gd name="T76" fmla="+- 0 4982 12481"/>
                              <a:gd name="T77" fmla="*/ T76 w 976"/>
                              <a:gd name="T78" fmla="+- 0 3235 8837"/>
                              <a:gd name="T79" fmla="*/ 3235 h 1051"/>
                              <a:gd name="T80" fmla="+- 0 4987 12481"/>
                              <a:gd name="T81" fmla="*/ T80 w 976"/>
                              <a:gd name="T82" fmla="+- 0 3155 8837"/>
                              <a:gd name="T83" fmla="*/ 3155 h 1051"/>
                              <a:gd name="T84" fmla="+- 0 4987 12481"/>
                              <a:gd name="T85" fmla="*/ T84 w 976"/>
                              <a:gd name="T86" fmla="+- 0 3288 8837"/>
                              <a:gd name="T87" fmla="*/ 3288 h 1051"/>
                              <a:gd name="T88" fmla="+- 0 5002 12481"/>
                              <a:gd name="T89" fmla="*/ T88 w 976"/>
                              <a:gd name="T90" fmla="+- 0 3070 8837"/>
                              <a:gd name="T91" fmla="*/ 3070 h 1051"/>
                              <a:gd name="T92" fmla="+- 0 5002 12481"/>
                              <a:gd name="T93" fmla="*/ T92 w 976"/>
                              <a:gd name="T94" fmla="+- 0 3192 8837"/>
                              <a:gd name="T95" fmla="*/ 3192 h 1051"/>
                              <a:gd name="T96" fmla="+- 0 5123 12481"/>
                              <a:gd name="T97" fmla="*/ T96 w 976"/>
                              <a:gd name="T98" fmla="+- 0 3027 8837"/>
                              <a:gd name="T99" fmla="*/ 3027 h 1051"/>
                              <a:gd name="T100" fmla="+- 0 5123 12481"/>
                              <a:gd name="T101" fmla="*/ T100 w 976"/>
                              <a:gd name="T102" fmla="+- 0 3135 8837"/>
                              <a:gd name="T103" fmla="*/ 3135 h 1051"/>
                              <a:gd name="T104" fmla="+- 0 5144 12481"/>
                              <a:gd name="T105" fmla="*/ T104 w 976"/>
                              <a:gd name="T106" fmla="+- 0 3041 8837"/>
                              <a:gd name="T107" fmla="*/ 3041 h 1051"/>
                              <a:gd name="T108" fmla="+- 0 5144 12481"/>
                              <a:gd name="T109" fmla="*/ T108 w 976"/>
                              <a:gd name="T110" fmla="+- 0 3149 8837"/>
                              <a:gd name="T111" fmla="*/ 3149 h 1051"/>
                              <a:gd name="T112" fmla="+- 0 5156 12481"/>
                              <a:gd name="T113" fmla="*/ T112 w 976"/>
                              <a:gd name="T114" fmla="+- 0 3062 8837"/>
                              <a:gd name="T115" fmla="*/ 3062 h 1051"/>
                              <a:gd name="T116" fmla="+- 0 5156 12481"/>
                              <a:gd name="T117" fmla="*/ T116 w 976"/>
                              <a:gd name="T118" fmla="+- 0 3173 8837"/>
                              <a:gd name="T119" fmla="*/ 3173 h 1051"/>
                              <a:gd name="T120" fmla="+- 0 5160 12481"/>
                              <a:gd name="T121" fmla="*/ T120 w 976"/>
                              <a:gd name="T122" fmla="+- 0 3011 8837"/>
                              <a:gd name="T123" fmla="*/ 3011 h 1051"/>
                              <a:gd name="T124" fmla="+- 0 5160 12481"/>
                              <a:gd name="T125" fmla="*/ T124 w 976"/>
                              <a:gd name="T126" fmla="+- 0 3116 8837"/>
                              <a:gd name="T127" fmla="*/ 3116 h 1051"/>
                              <a:gd name="T128" fmla="+- 0 5170 12481"/>
                              <a:gd name="T129" fmla="*/ T128 w 976"/>
                              <a:gd name="T130" fmla="+- 0 3024 8837"/>
                              <a:gd name="T131" fmla="*/ 3024 h 1051"/>
                              <a:gd name="T132" fmla="+- 0 5170 12481"/>
                              <a:gd name="T133" fmla="*/ T132 w 976"/>
                              <a:gd name="T134" fmla="+- 0 3131 8837"/>
                              <a:gd name="T135" fmla="*/ 3131 h 1051"/>
                              <a:gd name="T136" fmla="+- 0 5175 12481"/>
                              <a:gd name="T137" fmla="*/ T136 w 976"/>
                              <a:gd name="T138" fmla="+- 0 3023 8837"/>
                              <a:gd name="T139" fmla="*/ 3023 h 1051"/>
                              <a:gd name="T140" fmla="+- 0 5175 12481"/>
                              <a:gd name="T141" fmla="*/ T140 w 976"/>
                              <a:gd name="T142" fmla="+- 0 3129 8837"/>
                              <a:gd name="T143" fmla="*/ 3129 h 1051"/>
                              <a:gd name="T144" fmla="+- 0 5187 12481"/>
                              <a:gd name="T145" fmla="*/ T144 w 976"/>
                              <a:gd name="T146" fmla="+- 0 2970 8837"/>
                              <a:gd name="T147" fmla="*/ 2970 h 1051"/>
                              <a:gd name="T148" fmla="+- 0 5187 12481"/>
                              <a:gd name="T149" fmla="*/ T148 w 976"/>
                              <a:gd name="T150" fmla="+- 0 3074 8837"/>
                              <a:gd name="T151" fmla="*/ 3074 h 1051"/>
                              <a:gd name="T152" fmla="+- 0 5190 12481"/>
                              <a:gd name="T153" fmla="*/ T152 w 976"/>
                              <a:gd name="T154" fmla="+- 0 2941 8837"/>
                              <a:gd name="T155" fmla="*/ 2941 h 1051"/>
                              <a:gd name="T156" fmla="+- 0 5190 12481"/>
                              <a:gd name="T157" fmla="*/ T156 w 976"/>
                              <a:gd name="T158" fmla="+- 0 3039 8837"/>
                              <a:gd name="T159" fmla="*/ 3039 h 1051"/>
                              <a:gd name="T160" fmla="+- 0 5197 12481"/>
                              <a:gd name="T161" fmla="*/ T160 w 976"/>
                              <a:gd name="T162" fmla="+- 0 2932 8837"/>
                              <a:gd name="T163" fmla="*/ 2932 h 1051"/>
                              <a:gd name="T164" fmla="+- 0 5197 12481"/>
                              <a:gd name="T165" fmla="*/ T164 w 976"/>
                              <a:gd name="T166" fmla="+- 0 3031 8837"/>
                              <a:gd name="T167" fmla="*/ 3031 h 1051"/>
                              <a:gd name="T168" fmla="+- 0 5210 12481"/>
                              <a:gd name="T169" fmla="*/ T168 w 976"/>
                              <a:gd name="T170" fmla="+- 0 2941 8837"/>
                              <a:gd name="T171" fmla="*/ 2941 h 1051"/>
                              <a:gd name="T172" fmla="+- 0 5210 12481"/>
                              <a:gd name="T173" fmla="*/ T172 w 976"/>
                              <a:gd name="T174" fmla="+- 0 3040 8837"/>
                              <a:gd name="T175" fmla="*/ 3040 h 10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976" h="1051">
                                <a:moveTo>
                                  <a:pt x="-7578" y="-5810"/>
                                </a:moveTo>
                                <a:lnTo>
                                  <a:pt x="-7578" y="-5697"/>
                                </a:lnTo>
                                <a:moveTo>
                                  <a:pt x="-7561" y="-5774"/>
                                </a:moveTo>
                                <a:lnTo>
                                  <a:pt x="-7561" y="-5659"/>
                                </a:lnTo>
                                <a:moveTo>
                                  <a:pt x="-7551" y="-5825"/>
                                </a:moveTo>
                                <a:lnTo>
                                  <a:pt x="-7551" y="-5717"/>
                                </a:lnTo>
                                <a:moveTo>
                                  <a:pt x="-7544" y="-5849"/>
                                </a:moveTo>
                                <a:lnTo>
                                  <a:pt x="-7544" y="-5742"/>
                                </a:lnTo>
                                <a:moveTo>
                                  <a:pt x="-7526" y="-5819"/>
                                </a:moveTo>
                                <a:lnTo>
                                  <a:pt x="-7526" y="-5695"/>
                                </a:lnTo>
                                <a:moveTo>
                                  <a:pt x="-7516" y="-5700"/>
                                </a:moveTo>
                                <a:lnTo>
                                  <a:pt x="-7516" y="-5573"/>
                                </a:lnTo>
                                <a:moveTo>
                                  <a:pt x="-7513" y="-5744"/>
                                </a:moveTo>
                                <a:lnTo>
                                  <a:pt x="-7513" y="-5624"/>
                                </a:lnTo>
                                <a:moveTo>
                                  <a:pt x="-7509" y="-5762"/>
                                </a:moveTo>
                                <a:lnTo>
                                  <a:pt x="-7509" y="-5646"/>
                                </a:lnTo>
                                <a:moveTo>
                                  <a:pt x="-7503" y="-5743"/>
                                </a:moveTo>
                                <a:lnTo>
                                  <a:pt x="-7503" y="-5610"/>
                                </a:lnTo>
                                <a:moveTo>
                                  <a:pt x="-7499" y="-5726"/>
                                </a:moveTo>
                                <a:lnTo>
                                  <a:pt x="-7499" y="-5602"/>
                                </a:lnTo>
                                <a:moveTo>
                                  <a:pt x="-7494" y="-5682"/>
                                </a:moveTo>
                                <a:lnTo>
                                  <a:pt x="-7494" y="-5549"/>
                                </a:lnTo>
                                <a:moveTo>
                                  <a:pt x="-7479" y="-5767"/>
                                </a:moveTo>
                                <a:lnTo>
                                  <a:pt x="-7479" y="-5645"/>
                                </a:lnTo>
                                <a:moveTo>
                                  <a:pt x="-7358" y="-5810"/>
                                </a:moveTo>
                                <a:lnTo>
                                  <a:pt x="-7358" y="-5702"/>
                                </a:lnTo>
                                <a:moveTo>
                                  <a:pt x="-7337" y="-5796"/>
                                </a:moveTo>
                                <a:lnTo>
                                  <a:pt x="-7337" y="-5688"/>
                                </a:lnTo>
                                <a:moveTo>
                                  <a:pt x="-7325" y="-5775"/>
                                </a:moveTo>
                                <a:lnTo>
                                  <a:pt x="-7325" y="-5664"/>
                                </a:lnTo>
                                <a:moveTo>
                                  <a:pt x="-7321" y="-5826"/>
                                </a:moveTo>
                                <a:lnTo>
                                  <a:pt x="-7321" y="-5721"/>
                                </a:lnTo>
                                <a:moveTo>
                                  <a:pt x="-7311" y="-5813"/>
                                </a:moveTo>
                                <a:lnTo>
                                  <a:pt x="-7311" y="-5706"/>
                                </a:lnTo>
                                <a:moveTo>
                                  <a:pt x="-7306" y="-5814"/>
                                </a:moveTo>
                                <a:lnTo>
                                  <a:pt x="-7306" y="-5708"/>
                                </a:lnTo>
                                <a:moveTo>
                                  <a:pt x="-7294" y="-5867"/>
                                </a:moveTo>
                                <a:lnTo>
                                  <a:pt x="-7294" y="-5763"/>
                                </a:lnTo>
                                <a:moveTo>
                                  <a:pt x="-7291" y="-5896"/>
                                </a:moveTo>
                                <a:lnTo>
                                  <a:pt x="-7291" y="-5798"/>
                                </a:lnTo>
                                <a:moveTo>
                                  <a:pt x="-7284" y="-5905"/>
                                </a:moveTo>
                                <a:lnTo>
                                  <a:pt x="-7284" y="-5806"/>
                                </a:lnTo>
                                <a:moveTo>
                                  <a:pt x="-7271" y="-5896"/>
                                </a:moveTo>
                                <a:lnTo>
                                  <a:pt x="-7271" y="-5797"/>
                                </a:lnTo>
                              </a:path>
                            </a:pathLst>
                          </a:custGeom>
                          <a:noFill/>
                          <a:ln w="415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8" name="AutoShape 97"/>
                        <wps:cNvSpPr>
                          <a:spLocks/>
                        </wps:cNvSpPr>
                        <wps:spPr bwMode="auto">
                          <a:xfrm>
                            <a:off x="13199" y="8150"/>
                            <a:ext cx="321" cy="486"/>
                          </a:xfrm>
                          <a:custGeom>
                            <a:avLst/>
                            <a:gdLst>
                              <a:gd name="T0" fmla="+- 0 5129 13199"/>
                              <a:gd name="T1" fmla="*/ T0 w 321"/>
                              <a:gd name="T2" fmla="+- 0 2807 8150"/>
                              <a:gd name="T3" fmla="*/ 2807 h 486"/>
                              <a:gd name="T4" fmla="+- 0 5129 13199"/>
                              <a:gd name="T5" fmla="*/ T4 w 321"/>
                              <a:gd name="T6" fmla="+- 0 2864 8150"/>
                              <a:gd name="T7" fmla="*/ 2864 h 486"/>
                              <a:gd name="T8" fmla="+- 0 5230 13199"/>
                              <a:gd name="T9" fmla="*/ T8 w 321"/>
                              <a:gd name="T10" fmla="+- 0 2700 8150"/>
                              <a:gd name="T11" fmla="*/ 2700 h 486"/>
                              <a:gd name="T12" fmla="+- 0 5230 13199"/>
                              <a:gd name="T13" fmla="*/ T12 w 321"/>
                              <a:gd name="T14" fmla="+- 0 2816 8150"/>
                              <a:gd name="T15" fmla="*/ 2816 h 486"/>
                            </a:gdLst>
                            <a:ahLst/>
                            <a:cxnLst>
                              <a:cxn ang="0">
                                <a:pos x="T1" y="T3"/>
                              </a:cxn>
                              <a:cxn ang="0">
                                <a:pos x="T5" y="T7"/>
                              </a:cxn>
                              <a:cxn ang="0">
                                <a:pos x="T9" y="T11"/>
                              </a:cxn>
                              <a:cxn ang="0">
                                <a:pos x="T13" y="T15"/>
                              </a:cxn>
                            </a:cxnLst>
                            <a:rect l="0" t="0" r="r" b="b"/>
                            <a:pathLst>
                              <a:path w="321" h="486">
                                <a:moveTo>
                                  <a:pt x="-8070" y="-5343"/>
                                </a:moveTo>
                                <a:lnTo>
                                  <a:pt x="-8070" y="-5286"/>
                                </a:lnTo>
                                <a:moveTo>
                                  <a:pt x="-7969" y="-5450"/>
                                </a:moveTo>
                                <a:lnTo>
                                  <a:pt x="-7969" y="-5334"/>
                                </a:lnTo>
                              </a:path>
                            </a:pathLst>
                          </a:custGeom>
                          <a:noFill/>
                          <a:ln w="10384">
                            <a:solidFill>
                              <a:srgbClr val="4B008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9" name="AutoShape 96"/>
                        <wps:cNvSpPr>
                          <a:spLocks/>
                        </wps:cNvSpPr>
                        <wps:spPr bwMode="auto">
                          <a:xfrm>
                            <a:off x="13199" y="7626"/>
                            <a:ext cx="321" cy="626"/>
                          </a:xfrm>
                          <a:custGeom>
                            <a:avLst/>
                            <a:gdLst>
                              <a:gd name="T0" fmla="+- 0 5129 13199"/>
                              <a:gd name="T1" fmla="*/ T0 w 321"/>
                              <a:gd name="T2" fmla="+- 0 2572 7627"/>
                              <a:gd name="T3" fmla="*/ 2572 h 626"/>
                              <a:gd name="T4" fmla="+- 0 5129 13199"/>
                              <a:gd name="T5" fmla="*/ T4 w 321"/>
                              <a:gd name="T6" fmla="+- 0 2680 7627"/>
                              <a:gd name="T7" fmla="*/ 2680 h 626"/>
                              <a:gd name="T8" fmla="+- 0 5230 13199"/>
                              <a:gd name="T9" fmla="*/ T8 w 321"/>
                              <a:gd name="T10" fmla="+- 0 2523 7627"/>
                              <a:gd name="T11" fmla="*/ 2523 h 626"/>
                              <a:gd name="T12" fmla="+- 0 5230 13199"/>
                              <a:gd name="T13" fmla="*/ T12 w 321"/>
                              <a:gd name="T14" fmla="+- 0 2734 7627"/>
                              <a:gd name="T15" fmla="*/ 2734 h 626"/>
                            </a:gdLst>
                            <a:ahLst/>
                            <a:cxnLst>
                              <a:cxn ang="0">
                                <a:pos x="T1" y="T3"/>
                              </a:cxn>
                              <a:cxn ang="0">
                                <a:pos x="T5" y="T7"/>
                              </a:cxn>
                              <a:cxn ang="0">
                                <a:pos x="T9" y="T11"/>
                              </a:cxn>
                              <a:cxn ang="0">
                                <a:pos x="T13" y="T15"/>
                              </a:cxn>
                            </a:cxnLst>
                            <a:rect l="0" t="0" r="r" b="b"/>
                            <a:pathLst>
                              <a:path w="321" h="626">
                                <a:moveTo>
                                  <a:pt x="-8070" y="-5055"/>
                                </a:moveTo>
                                <a:lnTo>
                                  <a:pt x="-8070" y="-4947"/>
                                </a:lnTo>
                                <a:moveTo>
                                  <a:pt x="-7969" y="-5104"/>
                                </a:moveTo>
                                <a:lnTo>
                                  <a:pt x="-7969" y="-4893"/>
                                </a:lnTo>
                              </a:path>
                            </a:pathLst>
                          </a:custGeom>
                          <a:noFill/>
                          <a:ln w="10384">
                            <a:solidFill>
                              <a:srgbClr val="A52A2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0" name="AutoShape 95"/>
                        <wps:cNvSpPr>
                          <a:spLocks/>
                        </wps:cNvSpPr>
                        <wps:spPr bwMode="auto">
                          <a:xfrm>
                            <a:off x="13889" y="7993"/>
                            <a:ext cx="266" cy="752"/>
                          </a:xfrm>
                          <a:custGeom>
                            <a:avLst/>
                            <a:gdLst>
                              <a:gd name="T0" fmla="+- 0 5347 13890"/>
                              <a:gd name="T1" fmla="*/ T0 w 266"/>
                              <a:gd name="T2" fmla="+- 0 2745 7994"/>
                              <a:gd name="T3" fmla="*/ 2745 h 752"/>
                              <a:gd name="T4" fmla="+- 0 5347 13890"/>
                              <a:gd name="T5" fmla="*/ T4 w 266"/>
                              <a:gd name="T6" fmla="+- 0 2838 7994"/>
                              <a:gd name="T7" fmla="*/ 2838 h 752"/>
                              <a:gd name="T8" fmla="+- 0 5380 13890"/>
                              <a:gd name="T9" fmla="*/ T8 w 266"/>
                              <a:gd name="T10" fmla="+- 0 2803 7994"/>
                              <a:gd name="T11" fmla="*/ 2803 h 752"/>
                              <a:gd name="T12" fmla="+- 0 5380 13890"/>
                              <a:gd name="T13" fmla="*/ T12 w 266"/>
                              <a:gd name="T14" fmla="+- 0 2888 7994"/>
                              <a:gd name="T15" fmla="*/ 2888 h 752"/>
                              <a:gd name="T16" fmla="+- 0 5384 13890"/>
                              <a:gd name="T17" fmla="*/ T16 w 266"/>
                              <a:gd name="T18" fmla="+- 0 2814 7994"/>
                              <a:gd name="T19" fmla="*/ 2814 h 752"/>
                              <a:gd name="T20" fmla="+- 0 5384 13890"/>
                              <a:gd name="T21" fmla="*/ T20 w 266"/>
                              <a:gd name="T22" fmla="+- 0 2901 7994"/>
                              <a:gd name="T23" fmla="*/ 2901 h 752"/>
                              <a:gd name="T24" fmla="+- 0 5389 13890"/>
                              <a:gd name="T25" fmla="*/ T24 w 266"/>
                              <a:gd name="T26" fmla="+- 0 2808 7994"/>
                              <a:gd name="T27" fmla="*/ 2808 h 752"/>
                              <a:gd name="T28" fmla="+- 0 5389 13890"/>
                              <a:gd name="T29" fmla="*/ T28 w 266"/>
                              <a:gd name="T30" fmla="+- 0 2894 7994"/>
                              <a:gd name="T31" fmla="*/ 2894 h 752"/>
                              <a:gd name="T32" fmla="+- 0 5399 13890"/>
                              <a:gd name="T33" fmla="*/ T32 w 266"/>
                              <a:gd name="T34" fmla="+- 0 2669 7994"/>
                              <a:gd name="T35" fmla="*/ 2669 h 752"/>
                              <a:gd name="T36" fmla="+- 0 5399 13890"/>
                              <a:gd name="T37" fmla="*/ T36 w 266"/>
                              <a:gd name="T38" fmla="+- 0 2745 7994"/>
                              <a:gd name="T39" fmla="*/ 2745 h 752"/>
                              <a:gd name="T40" fmla="+- 0 5403 13890"/>
                              <a:gd name="T41" fmla="*/ T40 w 266"/>
                              <a:gd name="T42" fmla="+- 0 2736 7994"/>
                              <a:gd name="T43" fmla="*/ 2736 h 752"/>
                              <a:gd name="T44" fmla="+- 0 5403 13890"/>
                              <a:gd name="T45" fmla="*/ T44 w 266"/>
                              <a:gd name="T46" fmla="+- 0 2817 7994"/>
                              <a:gd name="T47" fmla="*/ 2817 h 752"/>
                              <a:gd name="T48" fmla="+- 0 5424 13890"/>
                              <a:gd name="T49" fmla="*/ T48 w 266"/>
                              <a:gd name="T50" fmla="+- 0 2647 7994"/>
                              <a:gd name="T51" fmla="*/ 2647 h 752"/>
                              <a:gd name="T52" fmla="+- 0 5424 13890"/>
                              <a:gd name="T53" fmla="*/ T52 w 266"/>
                              <a:gd name="T54" fmla="+- 0 2719 7994"/>
                              <a:gd name="T55" fmla="*/ 2719 h 752"/>
                              <a:gd name="T56" fmla="+- 0 5431 13890"/>
                              <a:gd name="T57" fmla="*/ T56 w 266"/>
                              <a:gd name="T58" fmla="+- 0 2681 7994"/>
                              <a:gd name="T59" fmla="*/ 2681 h 752"/>
                              <a:gd name="T60" fmla="+- 0 5431 13890"/>
                              <a:gd name="T61" fmla="*/ T60 w 266"/>
                              <a:gd name="T62" fmla="+- 0 2757 7994"/>
                              <a:gd name="T63" fmla="*/ 2757 h 7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266" h="752">
                                <a:moveTo>
                                  <a:pt x="-8543" y="-5249"/>
                                </a:moveTo>
                                <a:lnTo>
                                  <a:pt x="-8543" y="-5156"/>
                                </a:lnTo>
                                <a:moveTo>
                                  <a:pt x="-8510" y="-5191"/>
                                </a:moveTo>
                                <a:lnTo>
                                  <a:pt x="-8510" y="-5106"/>
                                </a:lnTo>
                                <a:moveTo>
                                  <a:pt x="-8506" y="-5180"/>
                                </a:moveTo>
                                <a:lnTo>
                                  <a:pt x="-8506" y="-5093"/>
                                </a:lnTo>
                                <a:moveTo>
                                  <a:pt x="-8501" y="-5186"/>
                                </a:moveTo>
                                <a:lnTo>
                                  <a:pt x="-8501" y="-5100"/>
                                </a:lnTo>
                                <a:moveTo>
                                  <a:pt x="-8491" y="-5325"/>
                                </a:moveTo>
                                <a:lnTo>
                                  <a:pt x="-8491" y="-5249"/>
                                </a:lnTo>
                                <a:moveTo>
                                  <a:pt x="-8487" y="-5258"/>
                                </a:moveTo>
                                <a:lnTo>
                                  <a:pt x="-8487" y="-5177"/>
                                </a:lnTo>
                                <a:moveTo>
                                  <a:pt x="-8466" y="-5347"/>
                                </a:moveTo>
                                <a:lnTo>
                                  <a:pt x="-8466" y="-5275"/>
                                </a:lnTo>
                                <a:moveTo>
                                  <a:pt x="-8459" y="-5313"/>
                                </a:moveTo>
                                <a:lnTo>
                                  <a:pt x="-8459" y="-5237"/>
                                </a:lnTo>
                              </a:path>
                            </a:pathLst>
                          </a:custGeom>
                          <a:noFill/>
                          <a:ln w="415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1" name="Line 94"/>
                        <wps:cNvCnPr>
                          <a:cxnSpLocks noChangeShapeType="1"/>
                        </wps:cNvCnPr>
                        <wps:spPr bwMode="auto">
                          <a:xfrm>
                            <a:off x="5418" y="2959"/>
                            <a:ext cx="7" cy="0"/>
                          </a:xfrm>
                          <a:prstGeom prst="line">
                            <a:avLst/>
                          </a:prstGeom>
                          <a:noFill/>
                          <a:ln w="3273">
                            <a:solidFill>
                              <a:srgbClr val="FF0000"/>
                            </a:solidFill>
                            <a:prstDash val="solid"/>
                            <a:round/>
                            <a:headEnd/>
                            <a:tailEnd/>
                          </a:ln>
                          <a:extLst>
                            <a:ext uri="{909E8E84-426E-40DD-AFC4-6F175D3DCCD1}">
                              <a14:hiddenFill xmlns:a14="http://schemas.microsoft.com/office/drawing/2010/main">
                                <a:noFill/>
                              </a14:hiddenFill>
                            </a:ext>
                          </a:extLst>
                        </wps:spPr>
                        <wps:bodyPr/>
                      </wps:wsp>
                      <wps:wsp>
                        <wps:cNvPr id="122" name="Line 93"/>
                        <wps:cNvCnPr>
                          <a:cxnSpLocks noChangeShapeType="1"/>
                        </wps:cNvCnPr>
                        <wps:spPr bwMode="auto">
                          <a:xfrm>
                            <a:off x="5344" y="2731"/>
                            <a:ext cx="0" cy="144"/>
                          </a:xfrm>
                          <a:prstGeom prst="line">
                            <a:avLst/>
                          </a:prstGeom>
                          <a:noFill/>
                          <a:ln w="10020">
                            <a:solidFill>
                              <a:srgbClr val="4B0082"/>
                            </a:solidFill>
                            <a:prstDash val="solid"/>
                            <a:round/>
                            <a:headEnd/>
                            <a:tailEnd/>
                          </a:ln>
                          <a:extLst>
                            <a:ext uri="{909E8E84-426E-40DD-AFC4-6F175D3DCCD1}">
                              <a14:hiddenFill xmlns:a14="http://schemas.microsoft.com/office/drawing/2010/main">
                                <a:noFill/>
                              </a14:hiddenFill>
                            </a:ext>
                          </a:extLst>
                        </wps:spPr>
                        <wps:bodyPr/>
                      </wps:wsp>
                      <wps:wsp>
                        <wps:cNvPr id="123" name="Line 92"/>
                        <wps:cNvCnPr>
                          <a:cxnSpLocks noChangeShapeType="1"/>
                        </wps:cNvCnPr>
                        <wps:spPr bwMode="auto">
                          <a:xfrm>
                            <a:off x="5365" y="2537"/>
                            <a:ext cx="7" cy="0"/>
                          </a:xfrm>
                          <a:prstGeom prst="line">
                            <a:avLst/>
                          </a:prstGeom>
                          <a:noFill/>
                          <a:ln w="5181">
                            <a:solidFill>
                              <a:srgbClr val="D3D3D3"/>
                            </a:solidFill>
                            <a:prstDash val="solid"/>
                            <a:round/>
                            <a:headEnd/>
                            <a:tailEnd/>
                          </a:ln>
                          <a:extLst>
                            <a:ext uri="{909E8E84-426E-40DD-AFC4-6F175D3DCCD1}">
                              <a14:hiddenFill xmlns:a14="http://schemas.microsoft.com/office/drawing/2010/main">
                                <a:noFill/>
                              </a14:hiddenFill>
                            </a:ext>
                          </a:extLst>
                        </wps:spPr>
                        <wps:bodyPr/>
                      </wps:wsp>
                      <wps:wsp>
                        <wps:cNvPr id="124" name="Line 91"/>
                        <wps:cNvCnPr>
                          <a:cxnSpLocks noChangeShapeType="1"/>
                        </wps:cNvCnPr>
                        <wps:spPr bwMode="auto">
                          <a:xfrm>
                            <a:off x="5344" y="2517"/>
                            <a:ext cx="0" cy="271"/>
                          </a:xfrm>
                          <a:prstGeom prst="line">
                            <a:avLst/>
                          </a:prstGeom>
                          <a:noFill/>
                          <a:ln w="10020">
                            <a:solidFill>
                              <a:srgbClr val="A52A2A"/>
                            </a:solidFill>
                            <a:prstDash val="solid"/>
                            <a:round/>
                            <a:headEnd/>
                            <a:tailEnd/>
                          </a:ln>
                          <a:extLst>
                            <a:ext uri="{909E8E84-426E-40DD-AFC4-6F175D3DCCD1}">
                              <a14:hiddenFill xmlns:a14="http://schemas.microsoft.com/office/drawing/2010/main">
                                <a:noFill/>
                              </a14:hiddenFill>
                            </a:ext>
                          </a:extLst>
                        </wps:spPr>
                        <wps:bodyPr/>
                      </wps:wsp>
                      <wps:wsp>
                        <wps:cNvPr id="125" name="AutoShape 90"/>
                        <wps:cNvSpPr>
                          <a:spLocks/>
                        </wps:cNvSpPr>
                        <wps:spPr bwMode="auto">
                          <a:xfrm>
                            <a:off x="10643" y="10466"/>
                            <a:ext cx="1325" cy="728"/>
                          </a:xfrm>
                          <a:custGeom>
                            <a:avLst/>
                            <a:gdLst>
                              <a:gd name="T0" fmla="+- 0 4323 10644"/>
                              <a:gd name="T1" fmla="*/ T0 w 1325"/>
                              <a:gd name="T2" fmla="+- 0 3692 10467"/>
                              <a:gd name="T3" fmla="*/ 3692 h 728"/>
                              <a:gd name="T4" fmla="+- 0 4323 10644"/>
                              <a:gd name="T5" fmla="*/ T4 w 1325"/>
                              <a:gd name="T6" fmla="+- 0 3725 10467"/>
                              <a:gd name="T7" fmla="*/ 3725 h 728"/>
                              <a:gd name="T8" fmla="+- 0 4323 10644"/>
                              <a:gd name="T9" fmla="*/ T8 w 1325"/>
                              <a:gd name="T10" fmla="+- 0 3697 10467"/>
                              <a:gd name="T11" fmla="*/ 3697 h 728"/>
                              <a:gd name="T12" fmla="+- 0 4323 10644"/>
                              <a:gd name="T13" fmla="*/ T12 w 1325"/>
                              <a:gd name="T14" fmla="+- 0 3730 10467"/>
                              <a:gd name="T15" fmla="*/ 3730 h 728"/>
                              <a:gd name="T16" fmla="+- 0 4501 10644"/>
                              <a:gd name="T17" fmla="*/ T16 w 1325"/>
                              <a:gd name="T18" fmla="+- 0 3571 10467"/>
                              <a:gd name="T19" fmla="*/ 3571 h 728"/>
                              <a:gd name="T20" fmla="+- 0 4501 10644"/>
                              <a:gd name="T21" fmla="*/ T20 w 1325"/>
                              <a:gd name="T22" fmla="+- 0 3586 10467"/>
                              <a:gd name="T23" fmla="*/ 3586 h 728"/>
                              <a:gd name="T24" fmla="+- 0 4741 10644"/>
                              <a:gd name="T25" fmla="*/ T24 w 1325"/>
                              <a:gd name="T26" fmla="+- 0 3500 10467"/>
                              <a:gd name="T27" fmla="*/ 3500 h 728"/>
                              <a:gd name="T28" fmla="+- 0 4741 10644"/>
                              <a:gd name="T29" fmla="*/ T28 w 1325"/>
                              <a:gd name="T30" fmla="+- 0 3528 10467"/>
                              <a:gd name="T31" fmla="*/ 3528 h 728"/>
                              <a:gd name="T32" fmla="+- 0 4741 10644"/>
                              <a:gd name="T33" fmla="*/ T32 w 1325"/>
                              <a:gd name="T34" fmla="+- 0 3484 10467"/>
                              <a:gd name="T35" fmla="*/ 3484 h 728"/>
                              <a:gd name="T36" fmla="+- 0 4741 10644"/>
                              <a:gd name="T37" fmla="*/ T36 w 1325"/>
                              <a:gd name="T38" fmla="+- 0 3512 10467"/>
                              <a:gd name="T39" fmla="*/ 3512 h 7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325" h="728">
                                <a:moveTo>
                                  <a:pt x="-6321" y="-6775"/>
                                </a:moveTo>
                                <a:lnTo>
                                  <a:pt x="-6321" y="-6742"/>
                                </a:lnTo>
                                <a:moveTo>
                                  <a:pt x="-6321" y="-6770"/>
                                </a:moveTo>
                                <a:lnTo>
                                  <a:pt x="-6321" y="-6737"/>
                                </a:lnTo>
                                <a:moveTo>
                                  <a:pt x="-6143" y="-6896"/>
                                </a:moveTo>
                                <a:lnTo>
                                  <a:pt x="-6143" y="-6881"/>
                                </a:lnTo>
                                <a:moveTo>
                                  <a:pt x="-5903" y="-6967"/>
                                </a:moveTo>
                                <a:lnTo>
                                  <a:pt x="-5903" y="-6939"/>
                                </a:lnTo>
                                <a:moveTo>
                                  <a:pt x="-5903" y="-6983"/>
                                </a:moveTo>
                                <a:lnTo>
                                  <a:pt x="-5903" y="-6955"/>
                                </a:lnTo>
                              </a:path>
                            </a:pathLst>
                          </a:custGeom>
                          <a:noFill/>
                          <a:ln w="4154">
                            <a:solidFill>
                              <a:srgbClr val="6B8E2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6" name="AutoShape 89"/>
                        <wps:cNvSpPr>
                          <a:spLocks/>
                        </wps:cNvSpPr>
                        <wps:spPr bwMode="auto">
                          <a:xfrm>
                            <a:off x="11161" y="9952"/>
                            <a:ext cx="126" cy="501"/>
                          </a:xfrm>
                          <a:custGeom>
                            <a:avLst/>
                            <a:gdLst>
                              <a:gd name="T0" fmla="+- 0 4486 11161"/>
                              <a:gd name="T1" fmla="*/ T0 w 126"/>
                              <a:gd name="T2" fmla="+- 0 3310 9952"/>
                              <a:gd name="T3" fmla="*/ 3310 h 501"/>
                              <a:gd name="T4" fmla="+- 0 4486 11161"/>
                              <a:gd name="T5" fmla="*/ T4 w 126"/>
                              <a:gd name="T6" fmla="+- 0 3323 9952"/>
                              <a:gd name="T7" fmla="*/ 3323 h 501"/>
                              <a:gd name="T8" fmla="+- 0 4526 11161"/>
                              <a:gd name="T9" fmla="*/ T8 w 126"/>
                              <a:gd name="T10" fmla="+- 0 3421 9952"/>
                              <a:gd name="T11" fmla="*/ 3421 h 501"/>
                              <a:gd name="T12" fmla="+- 0 4526 11161"/>
                              <a:gd name="T13" fmla="*/ T12 w 126"/>
                              <a:gd name="T14" fmla="+- 0 3451 9952"/>
                              <a:gd name="T15" fmla="*/ 3451 h 501"/>
                              <a:gd name="T16" fmla="+- 0 4526 11161"/>
                              <a:gd name="T17" fmla="*/ T16 w 126"/>
                              <a:gd name="T18" fmla="+- 0 3448 9952"/>
                              <a:gd name="T19" fmla="*/ 3448 h 501"/>
                              <a:gd name="T20" fmla="+- 0 4526 11161"/>
                              <a:gd name="T21" fmla="*/ T20 w 126"/>
                              <a:gd name="T22" fmla="+- 0 3479 9952"/>
                              <a:gd name="T23" fmla="*/ 3479 h 501"/>
                            </a:gdLst>
                            <a:ahLst/>
                            <a:cxnLst>
                              <a:cxn ang="0">
                                <a:pos x="T1" y="T3"/>
                              </a:cxn>
                              <a:cxn ang="0">
                                <a:pos x="T5" y="T7"/>
                              </a:cxn>
                              <a:cxn ang="0">
                                <a:pos x="T9" y="T11"/>
                              </a:cxn>
                              <a:cxn ang="0">
                                <a:pos x="T13" y="T15"/>
                              </a:cxn>
                              <a:cxn ang="0">
                                <a:pos x="T17" y="T19"/>
                              </a:cxn>
                              <a:cxn ang="0">
                                <a:pos x="T21" y="T23"/>
                              </a:cxn>
                            </a:cxnLst>
                            <a:rect l="0" t="0" r="r" b="b"/>
                            <a:pathLst>
                              <a:path w="126" h="501">
                                <a:moveTo>
                                  <a:pt x="-6675" y="-6642"/>
                                </a:moveTo>
                                <a:lnTo>
                                  <a:pt x="-6675" y="-6629"/>
                                </a:lnTo>
                                <a:moveTo>
                                  <a:pt x="-6635" y="-6531"/>
                                </a:moveTo>
                                <a:lnTo>
                                  <a:pt x="-6635" y="-6501"/>
                                </a:lnTo>
                                <a:moveTo>
                                  <a:pt x="-6635" y="-6504"/>
                                </a:moveTo>
                                <a:lnTo>
                                  <a:pt x="-6635" y="-6473"/>
                                </a:lnTo>
                              </a:path>
                            </a:pathLst>
                          </a:custGeom>
                          <a:noFill/>
                          <a:ln w="4154">
                            <a:solidFill>
                              <a:srgbClr val="FF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7" name="AutoShape 88"/>
                        <wps:cNvSpPr>
                          <a:spLocks/>
                        </wps:cNvSpPr>
                        <wps:spPr bwMode="auto">
                          <a:xfrm>
                            <a:off x="11286" y="9982"/>
                            <a:ext cx="172" cy="214"/>
                          </a:xfrm>
                          <a:custGeom>
                            <a:avLst/>
                            <a:gdLst>
                              <a:gd name="T0" fmla="+- 0 4526 11286"/>
                              <a:gd name="T1" fmla="*/ T0 w 172"/>
                              <a:gd name="T2" fmla="+- 0 3350 9982"/>
                              <a:gd name="T3" fmla="*/ 3350 h 214"/>
                              <a:gd name="T4" fmla="+- 0 4526 11286"/>
                              <a:gd name="T5" fmla="*/ T4 w 172"/>
                              <a:gd name="T6" fmla="+- 0 3376 9982"/>
                              <a:gd name="T7" fmla="*/ 3376 h 214"/>
                              <a:gd name="T8" fmla="+- 0 4526 11286"/>
                              <a:gd name="T9" fmla="*/ T8 w 172"/>
                              <a:gd name="T10" fmla="+- 0 3366 9982"/>
                              <a:gd name="T11" fmla="*/ 3366 h 214"/>
                              <a:gd name="T12" fmla="+- 0 4526 11286"/>
                              <a:gd name="T13" fmla="*/ T12 w 172"/>
                              <a:gd name="T14" fmla="+- 0 3392 9982"/>
                              <a:gd name="T15" fmla="*/ 3392 h 214"/>
                              <a:gd name="T16" fmla="+- 0 4580 11286"/>
                              <a:gd name="T17" fmla="*/ T16 w 172"/>
                              <a:gd name="T18" fmla="+- 0 3320 9982"/>
                              <a:gd name="T19" fmla="*/ 3320 h 214"/>
                              <a:gd name="T20" fmla="+- 0 4580 11286"/>
                              <a:gd name="T21" fmla="*/ T20 w 172"/>
                              <a:gd name="T22" fmla="+- 0 3333 9982"/>
                              <a:gd name="T23" fmla="*/ 3333 h 214"/>
                            </a:gdLst>
                            <a:ahLst/>
                            <a:cxnLst>
                              <a:cxn ang="0">
                                <a:pos x="T1" y="T3"/>
                              </a:cxn>
                              <a:cxn ang="0">
                                <a:pos x="T5" y="T7"/>
                              </a:cxn>
                              <a:cxn ang="0">
                                <a:pos x="T9" y="T11"/>
                              </a:cxn>
                              <a:cxn ang="0">
                                <a:pos x="T13" y="T15"/>
                              </a:cxn>
                              <a:cxn ang="0">
                                <a:pos x="T17" y="T19"/>
                              </a:cxn>
                              <a:cxn ang="0">
                                <a:pos x="T21" y="T23"/>
                              </a:cxn>
                            </a:cxnLst>
                            <a:rect l="0" t="0" r="r" b="b"/>
                            <a:pathLst>
                              <a:path w="172" h="214">
                                <a:moveTo>
                                  <a:pt x="-6760" y="-6632"/>
                                </a:moveTo>
                                <a:lnTo>
                                  <a:pt x="-6760" y="-6606"/>
                                </a:lnTo>
                                <a:moveTo>
                                  <a:pt x="-6760" y="-6616"/>
                                </a:moveTo>
                                <a:lnTo>
                                  <a:pt x="-6760" y="-6590"/>
                                </a:lnTo>
                                <a:moveTo>
                                  <a:pt x="-6706" y="-6662"/>
                                </a:moveTo>
                                <a:lnTo>
                                  <a:pt x="-6706" y="-6649"/>
                                </a:lnTo>
                              </a:path>
                            </a:pathLst>
                          </a:custGeom>
                          <a:noFill/>
                          <a:ln w="4154">
                            <a:solidFill>
                              <a:srgbClr val="00808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8" name="AutoShape 87"/>
                        <wps:cNvSpPr>
                          <a:spLocks/>
                        </wps:cNvSpPr>
                        <wps:spPr bwMode="auto">
                          <a:xfrm>
                            <a:off x="12699" y="11306"/>
                            <a:ext cx="2" cy="96"/>
                          </a:xfrm>
                          <a:custGeom>
                            <a:avLst/>
                            <a:gdLst>
                              <a:gd name="T0" fmla="+- 0 4972 12700"/>
                              <a:gd name="T1" fmla="*/ T0 w 1"/>
                              <a:gd name="T2" fmla="+- 0 3768 11307"/>
                              <a:gd name="T3" fmla="*/ 3768 h 96"/>
                              <a:gd name="T4" fmla="+- 0 4972 12700"/>
                              <a:gd name="T5" fmla="*/ T4 w 1"/>
                              <a:gd name="T6" fmla="+- 0 3800 11307"/>
                              <a:gd name="T7" fmla="*/ 3800 h 96"/>
                              <a:gd name="T8" fmla="+- 0 4972 12700"/>
                              <a:gd name="T9" fmla="*/ T8 w 1"/>
                              <a:gd name="T10" fmla="+- 0 3770 11307"/>
                              <a:gd name="T11" fmla="*/ 3770 h 96"/>
                              <a:gd name="T12" fmla="+- 0 4972 12700"/>
                              <a:gd name="T13" fmla="*/ T12 w 1"/>
                              <a:gd name="T14" fmla="+- 0 3801 11307"/>
                              <a:gd name="T15" fmla="*/ 3801 h 96"/>
                            </a:gdLst>
                            <a:ahLst/>
                            <a:cxnLst>
                              <a:cxn ang="0">
                                <a:pos x="T1" y="T3"/>
                              </a:cxn>
                              <a:cxn ang="0">
                                <a:pos x="T5" y="T7"/>
                              </a:cxn>
                              <a:cxn ang="0">
                                <a:pos x="T9" y="T11"/>
                              </a:cxn>
                              <a:cxn ang="0">
                                <a:pos x="T13" y="T15"/>
                              </a:cxn>
                            </a:cxnLst>
                            <a:rect l="0" t="0" r="r" b="b"/>
                            <a:pathLst>
                              <a:path w="1" h="96">
                                <a:moveTo>
                                  <a:pt x="-7728" y="-7539"/>
                                </a:moveTo>
                                <a:lnTo>
                                  <a:pt x="-7728" y="-7507"/>
                                </a:lnTo>
                                <a:moveTo>
                                  <a:pt x="-7728" y="-7537"/>
                                </a:moveTo>
                                <a:lnTo>
                                  <a:pt x="-7728" y="-7506"/>
                                </a:lnTo>
                              </a:path>
                            </a:pathLst>
                          </a:custGeom>
                          <a:noFill/>
                          <a:ln w="4154">
                            <a:solidFill>
                              <a:srgbClr val="6B8E2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 name="AutoShape 86"/>
                        <wps:cNvSpPr>
                          <a:spLocks/>
                        </wps:cNvSpPr>
                        <wps:spPr bwMode="auto">
                          <a:xfrm>
                            <a:off x="12867" y="9815"/>
                            <a:ext cx="490" cy="813"/>
                          </a:xfrm>
                          <a:custGeom>
                            <a:avLst/>
                            <a:gdLst>
                              <a:gd name="T0" fmla="+- 0 5025 12868"/>
                              <a:gd name="T1" fmla="*/ T0 w 490"/>
                              <a:gd name="T2" fmla="+- 0 3511 9815"/>
                              <a:gd name="T3" fmla="*/ 3511 h 813"/>
                              <a:gd name="T4" fmla="+- 0 5025 12868"/>
                              <a:gd name="T5" fmla="*/ T4 w 490"/>
                              <a:gd name="T6" fmla="+- 0 3538 9815"/>
                              <a:gd name="T7" fmla="*/ 3538 h 813"/>
                              <a:gd name="T8" fmla="+- 0 5179 12868"/>
                              <a:gd name="T9" fmla="*/ T8 w 490"/>
                              <a:gd name="T10" fmla="+- 0 3294 9815"/>
                              <a:gd name="T11" fmla="*/ 3294 h 813"/>
                              <a:gd name="T12" fmla="+- 0 5179 12868"/>
                              <a:gd name="T13" fmla="*/ T12 w 490"/>
                              <a:gd name="T14" fmla="+- 0 3307 9815"/>
                              <a:gd name="T15" fmla="*/ 3307 h 813"/>
                              <a:gd name="T16" fmla="+- 0 5179 12868"/>
                              <a:gd name="T17" fmla="*/ T16 w 490"/>
                              <a:gd name="T18" fmla="+- 0 3293 9815"/>
                              <a:gd name="T19" fmla="*/ 3293 h 813"/>
                              <a:gd name="T20" fmla="+- 0 5179 12868"/>
                              <a:gd name="T21" fmla="*/ T20 w 490"/>
                              <a:gd name="T22" fmla="+- 0 3306 9815"/>
                              <a:gd name="T23" fmla="*/ 3306 h 813"/>
                              <a:gd name="T24" fmla="+- 0 5179 12868"/>
                              <a:gd name="T25" fmla="*/ T24 w 490"/>
                              <a:gd name="T26" fmla="+- 0 3263 9815"/>
                              <a:gd name="T27" fmla="*/ 3263 h 813"/>
                              <a:gd name="T28" fmla="+- 0 5179 12868"/>
                              <a:gd name="T29" fmla="*/ T28 w 490"/>
                              <a:gd name="T30" fmla="+- 0 3276 9815"/>
                              <a:gd name="T31" fmla="*/ 3276 h 813"/>
                              <a:gd name="T32" fmla="+- 0 5179 12868"/>
                              <a:gd name="T33" fmla="*/ T32 w 490"/>
                              <a:gd name="T34" fmla="+- 0 3282 9815"/>
                              <a:gd name="T35" fmla="*/ 3282 h 813"/>
                              <a:gd name="T36" fmla="+- 0 5179 12868"/>
                              <a:gd name="T37" fmla="*/ T36 w 490"/>
                              <a:gd name="T38" fmla="+- 0 3295 9815"/>
                              <a:gd name="T39" fmla="*/ 3295 h 8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90" h="813">
                                <a:moveTo>
                                  <a:pt x="-7843" y="-6304"/>
                                </a:moveTo>
                                <a:lnTo>
                                  <a:pt x="-7843" y="-6277"/>
                                </a:lnTo>
                                <a:moveTo>
                                  <a:pt x="-7689" y="-6521"/>
                                </a:moveTo>
                                <a:lnTo>
                                  <a:pt x="-7689" y="-6508"/>
                                </a:lnTo>
                                <a:moveTo>
                                  <a:pt x="-7689" y="-6522"/>
                                </a:moveTo>
                                <a:lnTo>
                                  <a:pt x="-7689" y="-6509"/>
                                </a:lnTo>
                                <a:moveTo>
                                  <a:pt x="-7689" y="-6552"/>
                                </a:moveTo>
                                <a:lnTo>
                                  <a:pt x="-7689" y="-6539"/>
                                </a:lnTo>
                                <a:moveTo>
                                  <a:pt x="-7689" y="-6533"/>
                                </a:moveTo>
                                <a:lnTo>
                                  <a:pt x="-7689" y="-6520"/>
                                </a:lnTo>
                              </a:path>
                            </a:pathLst>
                          </a:custGeom>
                          <a:noFill/>
                          <a:ln w="4154">
                            <a:solidFill>
                              <a:srgbClr val="FF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0" name="Line 85"/>
                        <wps:cNvCnPr>
                          <a:cxnSpLocks noChangeShapeType="1"/>
                        </wps:cNvCnPr>
                        <wps:spPr bwMode="auto">
                          <a:xfrm>
                            <a:off x="4765" y="2671"/>
                            <a:ext cx="6" cy="0"/>
                          </a:xfrm>
                          <a:prstGeom prst="line">
                            <a:avLst/>
                          </a:prstGeom>
                          <a:noFill/>
                          <a:ln w="5255">
                            <a:solidFill>
                              <a:srgbClr val="D3D3D3"/>
                            </a:solidFill>
                            <a:prstDash val="solid"/>
                            <a:round/>
                            <a:headEnd/>
                            <a:tailEnd/>
                          </a:ln>
                          <a:extLst>
                            <a:ext uri="{909E8E84-426E-40DD-AFC4-6F175D3DCCD1}">
                              <a14:hiddenFill xmlns:a14="http://schemas.microsoft.com/office/drawing/2010/main">
                                <a:noFill/>
                              </a14:hiddenFill>
                            </a:ext>
                          </a:extLst>
                        </wps:spPr>
                        <wps:bodyPr/>
                      </wps:wsp>
                      <wps:wsp>
                        <wps:cNvPr id="131" name="Line 84"/>
                        <wps:cNvCnPr>
                          <a:cxnSpLocks noChangeShapeType="1"/>
                        </wps:cNvCnPr>
                        <wps:spPr bwMode="auto">
                          <a:xfrm>
                            <a:off x="4766" y="2645"/>
                            <a:ext cx="7" cy="0"/>
                          </a:xfrm>
                          <a:prstGeom prst="line">
                            <a:avLst/>
                          </a:prstGeom>
                          <a:noFill/>
                          <a:ln w="4498">
                            <a:solidFill>
                              <a:srgbClr val="D3D3D3"/>
                            </a:solidFill>
                            <a:prstDash val="solid"/>
                            <a:round/>
                            <a:headEnd/>
                            <a:tailEnd/>
                          </a:ln>
                          <a:extLst>
                            <a:ext uri="{909E8E84-426E-40DD-AFC4-6F175D3DCCD1}">
                              <a14:hiddenFill xmlns:a14="http://schemas.microsoft.com/office/drawing/2010/main">
                                <a:noFill/>
                              </a14:hiddenFill>
                            </a:ext>
                          </a:extLst>
                        </wps:spPr>
                        <wps:bodyPr/>
                      </wps:wsp>
                      <wps:wsp>
                        <wps:cNvPr id="132" name="Line 83"/>
                        <wps:cNvCnPr>
                          <a:cxnSpLocks noChangeShapeType="1"/>
                        </wps:cNvCnPr>
                        <wps:spPr bwMode="auto">
                          <a:xfrm>
                            <a:off x="4256" y="2394"/>
                            <a:ext cx="16" cy="0"/>
                          </a:xfrm>
                          <a:prstGeom prst="line">
                            <a:avLst/>
                          </a:prstGeom>
                          <a:noFill/>
                          <a:ln w="20020">
                            <a:solidFill>
                              <a:srgbClr val="4B0082"/>
                            </a:solidFill>
                            <a:prstDash val="solid"/>
                            <a:round/>
                            <a:headEnd/>
                            <a:tailEnd/>
                          </a:ln>
                          <a:extLst>
                            <a:ext uri="{909E8E84-426E-40DD-AFC4-6F175D3DCCD1}">
                              <a14:hiddenFill xmlns:a14="http://schemas.microsoft.com/office/drawing/2010/main">
                                <a:noFill/>
                              </a14:hiddenFill>
                            </a:ext>
                          </a:extLst>
                        </wps:spPr>
                        <wps:bodyPr/>
                      </wps:wsp>
                      <wps:wsp>
                        <wps:cNvPr id="133" name="Line 82"/>
                        <wps:cNvCnPr>
                          <a:cxnSpLocks noChangeShapeType="1"/>
                        </wps:cNvCnPr>
                        <wps:spPr bwMode="auto">
                          <a:xfrm>
                            <a:off x="5017" y="2746"/>
                            <a:ext cx="0" cy="51"/>
                          </a:xfrm>
                          <a:prstGeom prst="line">
                            <a:avLst/>
                          </a:prstGeom>
                          <a:noFill/>
                          <a:ln w="10020">
                            <a:solidFill>
                              <a:srgbClr val="4B0082"/>
                            </a:solidFill>
                            <a:prstDash val="solid"/>
                            <a:round/>
                            <a:headEnd/>
                            <a:tailEnd/>
                          </a:ln>
                          <a:extLst>
                            <a:ext uri="{909E8E84-426E-40DD-AFC4-6F175D3DCCD1}">
                              <a14:hiddenFill xmlns:a14="http://schemas.microsoft.com/office/drawing/2010/main">
                                <a:noFill/>
                              </a14:hiddenFill>
                            </a:ext>
                          </a:extLst>
                        </wps:spPr>
                        <wps:bodyPr/>
                      </wps:wsp>
                      <wps:wsp>
                        <wps:cNvPr id="134" name="AutoShape 81"/>
                        <wps:cNvSpPr>
                          <a:spLocks/>
                        </wps:cNvSpPr>
                        <wps:spPr bwMode="auto">
                          <a:xfrm>
                            <a:off x="10458" y="6438"/>
                            <a:ext cx="2385" cy="1094"/>
                          </a:xfrm>
                          <a:custGeom>
                            <a:avLst/>
                            <a:gdLst>
                              <a:gd name="T0" fmla="+- 0 4264 10459"/>
                              <a:gd name="T1" fmla="*/ T0 w 2385"/>
                              <a:gd name="T2" fmla="+- 0 2120 6438"/>
                              <a:gd name="T3" fmla="*/ 2120 h 1094"/>
                              <a:gd name="T4" fmla="+- 0 4264 10459"/>
                              <a:gd name="T5" fmla="*/ T4 w 2385"/>
                              <a:gd name="T6" fmla="+- 0 2167 6438"/>
                              <a:gd name="T7" fmla="*/ 2167 h 1094"/>
                              <a:gd name="T8" fmla="+- 0 5017 10459"/>
                              <a:gd name="T9" fmla="*/ T8 w 2385"/>
                              <a:gd name="T10" fmla="+- 0 2411 6438"/>
                              <a:gd name="T11" fmla="*/ 2411 h 1094"/>
                              <a:gd name="T12" fmla="+- 0 5017 10459"/>
                              <a:gd name="T13" fmla="*/ T12 w 2385"/>
                              <a:gd name="T14" fmla="+- 0 2490 6438"/>
                              <a:gd name="T15" fmla="*/ 2490 h 1094"/>
                            </a:gdLst>
                            <a:ahLst/>
                            <a:cxnLst>
                              <a:cxn ang="0">
                                <a:pos x="T1" y="T3"/>
                              </a:cxn>
                              <a:cxn ang="0">
                                <a:pos x="T5" y="T7"/>
                              </a:cxn>
                              <a:cxn ang="0">
                                <a:pos x="T9" y="T11"/>
                              </a:cxn>
                              <a:cxn ang="0">
                                <a:pos x="T13" y="T15"/>
                              </a:cxn>
                            </a:cxnLst>
                            <a:rect l="0" t="0" r="r" b="b"/>
                            <a:pathLst>
                              <a:path w="2385" h="1094">
                                <a:moveTo>
                                  <a:pt x="-6195" y="-4318"/>
                                </a:moveTo>
                                <a:lnTo>
                                  <a:pt x="-6195" y="-4271"/>
                                </a:lnTo>
                                <a:moveTo>
                                  <a:pt x="-5442" y="-4027"/>
                                </a:moveTo>
                                <a:lnTo>
                                  <a:pt x="-5442" y="-3948"/>
                                </a:lnTo>
                              </a:path>
                            </a:pathLst>
                          </a:custGeom>
                          <a:noFill/>
                          <a:ln w="10384">
                            <a:solidFill>
                              <a:srgbClr val="A52A2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5" name="Picture 8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3842" y="1894"/>
                            <a:ext cx="1808" cy="19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65DF1757" id="Group 79" o:spid="_x0000_s1026" style="position:absolute;margin-left:192.15pt;margin-top:94.7pt;width:90.4pt;height:96.45pt;z-index:-251654144;mso-position-horizontal-relative:page" coordorigin="3843,1894" coordsize="1808,19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&#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">
                <v:shape id="AutoShape 119" o:spid="_x0000_s1027" style="position:absolute;left:9182;top:7816;width:1628;height:1994;visibility:visible;mso-wrap-style:square;v-text-anchor:top" coordsize="1628,19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a4/cQA&#10;AADbAAAADwAAAGRycy9kb3ducmV2LnhtbESPQWsCMRSE70L/Q3iF3jSrB9GtUYogiIdCV0vb2+vm&#10;dbO4eVmSuLv990YQPA4z8w2z2gy2ER35UDtWMJ1kIIhLp2uuFJyOu/ECRIjIGhvHpOCfAmzWT6MV&#10;5tr1/EFdESuRIBxyVGBibHMpQ2nIYpi4ljh5f85bjEn6SmqPfYLbRs6ybC4t1pwWDLa0NVSei4tV&#10;sHj/OXZ9MfOH8/6Xdt/mk/RXo9TL8/D2CiLSEB/he3uvFSzncPuSfoBcX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GuP3EAAAA2wAAAA8AAAAAAAAAAAAAAAAAmAIAAGRycy9k&#10;b3ducmV2LnhtbFBLBQYAAAAABAAEAPUAAACJAwAAAAA=&#10;" path="m-5321,-5122r,74m-5313,-5106r,82m-5303,-5203r,67m-5287,-5202r,68m-5268,-5192r,80m-5261,-5229r,78m-5252,-5196r,101m-5141,-5197r,97m-5124,-5160r,83m-5111,-5163r,70m-4915,-4878r,129m-4891,-4925r,163m-4883,-4766r,130m-4877,-4789r,111m-4867,-4814r,106m-4862,-4775r,182m-4858,-4939r,211m-4851,-4781r,130m-4847,-4825r,125m-4829,-4959r,136m-4825,-4793r,239m-4808,-4843r,112e" filled="f" strokeweight=".1154mm">
                  <v:path arrowok="t" o:connecttype="custom" o:connectlocs="-5321,2694;-5321,2768;-5313,2710;-5313,2792;-5303,2613;-5303,2680;-5287,2614;-5287,2682;-5268,2624;-5268,2704;-5261,2587;-5261,2665;-5252,2620;-5252,2721;-5141,2619;-5141,2716;-5124,2656;-5124,2739;-5111,2653;-5111,2723;-4915,2938;-4915,3067;-4891,2891;-4891,3054;-4883,3050;-4883,3180;-4877,3027;-4877,3138;-4867,3002;-4867,3108;-4862,3041;-4862,3223;-4858,2877;-4858,3088;-4851,3035;-4851,3165;-4847,2991;-4847,3116;-4829,2857;-4829,2993;-4825,3023;-4825,3262;-4808,2973;-4808,3085" o:connectangles="0,0,0,0,0,0,0,0,0,0,0,0,0,0,0,0,0,0,0,0,0,0,0,0,0,0,0,0,0,0,0,0,0,0,0,0,0,0,0,0,0,0,0,0"/>
                </v:shape>
                <v:shape id="AutoShape 118" o:spid="_x0000_s1028" style="position:absolute;left:10645;top:9914;width:2;height:285;visibility:visible;mso-wrap-style:square;v-text-anchor:top" coordsize="1,2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1q08QA&#10;AADbAAAADwAAAGRycy9kb3ducmV2LnhtbESPT2sCMRTE74V+h/CEXopmK1jtahQpCFvx4p/L3h6b&#10;101w87Js0nX77RtB6HGYmd8wq83gGtFTF6xnBW+TDARx5bXlWsHlvBsvQISIrLHxTAp+KcBm/fy0&#10;wlz7Gx+pP8VaJAiHHBWYGNtcylAZchgmviVO3rfvHMYku1rqDm8J7ho5zbJ36dByWjDY0qeh6nr6&#10;cQpiWR6utihoa6QtX+f7r6w/zJR6GQ3bJYhIQ/wPP9qFVvAxh/uX9AP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ddatPEAAAA2wAAAA8AAAAAAAAAAAAAAAAAmAIAAGRycy9k&#10;b3ducmV2LnhtbFBLBQYAAAAABAAEAPUAAACJAwAAAAA=&#10;" path="m-6323,-6576r,55m-6323,-6617r,61e" filled="f" strokecolor="red" strokeweight=".1154mm">
                  <v:path arrowok="t" o:connecttype="custom" o:connectlocs="-12646,3338;-12646,3393;-12646,3297;-12646,3358" o:connectangles="0,0,0,0"/>
                </v:shape>
                <v:line id="Line 117" o:spid="_x0000_s1029" style="position:absolute;visibility:visible;mso-wrap-style:square" from="4323,3259" to="4323,33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zUC48MAAADbAAAADwAAAGRycy9kb3ducmV2LnhtbERPy2rCQBTdF/yH4Qrd1YlVRKOjlFKD&#10;hbrwAbq8ZK5JNHMnmZlq+vedRaHLw3kvVp2pxZ2crywrGA4SEMS51RUXCo6H9csUhA/IGmvLpOCH&#10;PKyWvacFpto+eEf3fShEDGGfooIyhCaV0uclGfQD2xBH7mKdwRChK6R2+IjhppavSTKRBiuODSU2&#10;9F5Sftt/GwXuozt8jc+j5iKvn9k2s+2pLSZKPfe7tzmIQF34F/+5N1rBLI6NX+IPkM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81AuPDAAAA2wAAAA8AAAAAAAAAAAAA&#10;AAAAoQIAAGRycy9kb3ducmV2LnhtbFBLBQYAAAAABAAEAPkAAACRAwAAAAA=&#10;" strokecolor="teal" strokeweight=".1113mm"/>
                <v:shape id="AutoShape 116" o:spid="_x0000_s1030" style="position:absolute;left:10488;top:8684;width:240;height:129;visibility:visible;mso-wrap-style:square;v-text-anchor:top" coordsize="240,1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MahL8A&#10;AADbAAAADwAAAGRycy9kb3ducmV2LnhtbESPzarCMBSE94LvEI7gTlPvQrQaRQTh4s6fhe6OzbEt&#10;NichiVrf3giCy2FmvmHmy9Y04kE+1JYVjIYZCOLC6ppLBcfDZjABESKyxsYyKXhRgOWi25ljru2T&#10;d/TYx1IkCIccFVQxulzKUFRkMAytI07e1XqDMUlfSu3xmeCmkX9ZNpYGa04LFTpaV1Tc9nejoPX1&#10;aRsuFnf+YJ07yjOeN06pfq9dzUBEauMv/G3/awXTKXy+pB8gF2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OoxqEvwAAANsAAAAPAAAAAAAAAAAAAAAAAJgCAABkcnMvZG93bnJl&#10;di54bWxQSwUGAAAAAAQABAD1AAAAhAMAAAAA&#10;" path="m-6215,-5784r,24m-6140,-5803r,27m-6140,-5803r,26e" filled="f" strokecolor="#d3d3d3" strokeweight=".1154mm">
                  <v:path arrowok="t" o:connecttype="custom" o:connectlocs="-6215,2900;-6215,2924;-6140,2881;-6140,2908;-6140,2881;-6140,2907" o:connectangles="0,0,0,0,0,0"/>
                </v:shape>
                <v:line id="Line 115" o:spid="_x0000_s1031" style="position:absolute;visibility:visible;mso-wrap-style:square" from="4274,2929" to="4274,30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qH3bMYAAADcAAAADwAAAGRycy9kb3ducmV2LnhtbESPQUsDMRCF74L/IYzQm03aitht0yKK&#10;IIqH1kJ7HDbTzdLNZLtJt+u/dw6Ctxnem/e+Wa6H0KieulRHtjAZG1DEZXQ1VxZ232/3T6BSRnbY&#10;RCYLP5Rgvbq9WWLh4pU31G9zpSSEU4EWfM5toXUqPQVM49gSi3aMXcAsa1dp1+FVwkOjp8Y86oA1&#10;S4PHll48laftJVgw/dfh8+LDMN/NjH4tDx9u/3C2dnQ3PC9AZRryv/nv+t0JvhF8eUYm0K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ah92zGAAAA3AAAAA8AAAAAAAAA&#10;AAAAAAAAoQIAAGRycy9kb3ducmV2LnhtbFBLBQYAAAAABAAEAPkAAACUAwAAAAA=&#10;" strokecolor="#8b008b" strokeweight=".1114mm"/>
                <v:line id="Line 114" o:spid="_x0000_s1032" style="position:absolute;visibility:visible;mso-wrap-style:square" from="4349,2955" to="4349,30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8aqf8MAAADcAAAADwAAAGRycy9kb3ducmV2LnhtbERPS2sCMRC+F/ofwhR6q1l7KLIaRaWi&#10;0h584XncjJvFzWRN0nXbX98UCt7m43vOaNLZWrTkQ+VYQb+XgSAunK64VHDYL14GIEJE1lg7JgXf&#10;FGAyfnwYYa7djbfU7mIpUgiHHBWYGJtcylAYshh6riFO3Nl5izFBX0rt8ZbCbS1fs+xNWqw4NRhs&#10;aG6ouOy+rAL54U/FoN2sZ58/6+PifWOW12un1PNTNx2CiNTFu/jfvdJpftaHv2fSBXL8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Gqn/DAAAA3AAAAA8AAAAAAAAAAAAA&#10;AAAAoQIAAGRycy9kb3ducmV2LnhtbFBLBQYAAAAABAAEAPkAAACRAwAAAAA=&#10;" strokecolor="#8b008b" strokeweight=".1115mm"/>
                <v:shape id="AutoShape 113" o:spid="_x0000_s1033" style="position:absolute;left:11198;top:8822;width:268;height:861;visibility:visible;mso-wrap-style:square;v-text-anchor:top" coordsize="268,8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nhXcEA&#10;AADcAAAADwAAAGRycy9kb3ducmV2LnhtbERPS4vCMBC+C/6HMIIXWVN7WKRrFBGUZb34ol6HZrbt&#10;2kxKErX+e7MgeJuP7zmzRWcacSPna8sKJuMEBHFhdc2lgtNx/TEF4QOyxsYyKXiQh8W835thpu2d&#10;93Q7hFLEEPYZKqhCaDMpfVGRQT+2LXHkfq0zGCJ0pdQO7zHcNDJNkk9psObYUGFLq4qKy+FqFLjR&#10;33UbmnMt82KyLHe79EfnG6WGg275BSJQF97il/tbx/lJCv/PxAvk/A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9Z4V3BAAAA3AAAAA8AAAAAAAAAAAAAAAAAmAIAAGRycy9kb3du&#10;cmV2LnhtbFBLBQYAAAAABAAEAPUAAACGAwAAAAA=&#10;" path="m-6700,-5794r,108m-6682,-5865r,101m-6668,-5802r,107m-6664,-5803r,102m-6656,-5777r,112m-6648,-5860r,105m-6637,-5895r,117m-6632,-5776r,139m-6629,-5878r,102m-6619,-5792r,107m-6616,-5738r,134e" filled="f" strokeweight=".1154mm">
                  <v:path arrowok="t" o:connecttype="custom" o:connectlocs="-6700,3029;-6700,3137;-6682,2958;-6682,3059;-6668,3021;-6668,3128;-6664,3020;-6664,3122;-6656,3046;-6656,3158;-6648,2963;-6648,3068;-6637,2928;-6637,3045;-6632,3047;-6632,3186;-6629,2945;-6629,3047;-6619,3031;-6619,3138;-6616,3085;-6616,3219" o:connectangles="0,0,0,0,0,0,0,0,0,0,0,0,0,0,0,0,0,0,0,0,0,0"/>
                </v:shape>
                <v:line id="Line 112" o:spid="_x0000_s1034" style="position:absolute;visibility:visible;mso-wrap-style:square" from="4482,2849" to="4488,28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F6HkcQAAADcAAAADwAAAGRycy9kb3ducmV2LnhtbERPTWvCQBC9C/6HZQRvZmOKUlJXqZZq&#10;EURqpecxO02C2dk0u5q0v74rCL3N433ObNGZSlypcaVlBeMoBkGcWV1yruD48Tp6BOE8ssbKMin4&#10;IQeLeb83w1Tblt/pevC5CCHsUlRQeF+nUrqsIIMusjVx4L5sY9AH2ORSN9iGcFPJJI6n0mDJoaHA&#10;mlYFZefDxSj4/HaVT9r95PhyWp82uwSXk9+tUsNB9/wEwlPn/8V395sO8+MHuD0TLpDz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XoeRxAAAANwAAAAPAAAAAAAAAAAA&#10;AAAAAKECAABkcnMvZG93bnJldi54bWxQSwUGAAAAAAQABAD5AAAAkgMAAAAA&#10;" strokecolor="#d3d3d3" strokeweight=".16983mm"/>
                <v:shape id="AutoShape 111" o:spid="_x0000_s1035" style="position:absolute;left:11209;top:8585;width:2;height:93;visibility:visible;mso-wrap-style:square;v-text-anchor:top" coordsize="1,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hx78MA&#10;AADcAAAADwAAAGRycy9kb3ducmV2LnhtbERPS2vCQBC+C/6HZYTezMa2iMRspNgHORTqo8XrkB2T&#10;0OxsyK5J/PduoeBtPr7npJvRNKKnztWWFSyiGARxYXXNpYLv4/t8BcJ5ZI2NZVJwJQebbDpJMdF2&#10;4D31B1+KEMIuQQWV920ipSsqMugi2xIH7mw7gz7ArpS6wyGEm0Y+xvFSGqw5NFTY0rai4vdwMQpO&#10;TPmief34WW6/itPu7enzeKGVUg+z8WUNwtPo7+J/d67D/PgZ/p4JF8js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Jhx78MAAADcAAAADwAAAAAAAAAAAAAAAACYAgAAZHJzL2Rv&#10;d25yZXYueG1sUEsFBgAAAAAEAAQA9QAAAIgDAAAAAA==&#10;" path="m-6709,-5731r,24m-6709,-5738r,25e" filled="f" strokecolor="#d3d3d3" strokeweight=".1154mm">
                  <v:path arrowok="t" o:connecttype="custom" o:connectlocs="-13418,2854;-13418,2878;-13418,2847;-13418,2872" o:connectangles="0,0,0,0"/>
                </v:shape>
                <v:shape id="AutoShape 110" o:spid="_x0000_s1036" style="position:absolute;left:11125;top:8756;width:85;height:496;visibility:visible;mso-wrap-style:square;v-text-anchor:top" coordsize="85,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oiu8IA&#10;AADcAAAADwAAAGRycy9kb3ducmV2LnhtbERP32vCMBB+H+x/CDfwbSZTHKM2FRUVQYXN6Z6P5myL&#10;zaU0Uet/bwaDvd3H9/PSSWdrcaXWV441vPUVCOLcmYoLDYfv5esHCB+QDdaOScOdPEyy56cUE+Nu&#10;/EXXfShEDGGfoIYyhCaR0uclWfR91xBH7uRaiyHCtpCmxVsMt7UcKPUuLVYcG0psaF5Sft5frIbB&#10;Vu6Ol+FmFU7qczmVs/PPkRZa91666RhEoC78i//caxPnqxH8PhMvk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eiK7wgAAANwAAAAPAAAAAAAAAAAAAAAAAJgCAABkcnMvZG93&#10;bnJldi54bWxQSwUGAAAAAAQABAD1AAAAhwMAAAAA&#10;" path="m-6650,-5851r,20m-6624,-5766r,65m-6624,-5761r,78e" filled="f" strokecolor="#8b008b" strokeweight=".1154mm">
                  <v:path arrowok="t" o:connecttype="custom" o:connectlocs="-6650,2905;-6650,2925;-6624,2990;-6624,3055;-6624,2995;-6624,3073" o:connectangles="0,0,0,0,0,0"/>
                </v:shape>
                <v:shape id="AutoShape 109" o:spid="_x0000_s1037" style="position:absolute;left:11782;top:8755;width:403;height:890;visibility:visible;mso-wrap-style:square;v-text-anchor:top" coordsize="403,8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NSrsAA&#10;AADcAAAADwAAAGRycy9kb3ducmV2LnhtbERPTYvCMBC9C/sfwgjeNFVQpGsUEbrsacXqwh6HZrYp&#10;NpPSxLb+eyMI3ubxPmezG2wtOmp95VjBfJaAIC6crrhUcDln0zUIH5A11o5JwZ087LYfow2m2vV8&#10;oi4PpYgh7FNUYEJoUil9Yciin7mGOHL/rrUYImxLqVvsY7it5SJJVtJixbHBYEMHQ8U1v1kF++N1&#10;nmXdr7n/2SrHn8Z89Uuj1GQ87D9BBBrCW/xyf+s4P1nB85l4gdw+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kNSrsAAAADcAAAADwAAAAAAAAAAAAAAAACYAgAAZHJzL2Rvd25y&#10;ZXYueG1sUEsFBgAAAAAEAAQA9QAAAIUDAAAAAA==&#10;" path="m-7101,-5822r,102m-7082,-5797r,147m-7065,-5699r,149m-7058,-5797r,102m-7044,-5814r,88m-7032,-5769r,106m-7027,-5851r,111m-7014,-5808r,117m-7007,-5803r,118m-6990,-5760r,110m-6974,-5775r,130e" filled="f" strokeweight=".1154mm">
                  <v:path arrowok="t" o:connecttype="custom" o:connectlocs="-7101,2934;-7101,3036;-7082,2959;-7082,3106;-7065,3057;-7065,3206;-7058,2959;-7058,3061;-7044,2942;-7044,3030;-7032,2987;-7032,3093;-7027,2905;-7027,3016;-7014,2948;-7014,3065;-7007,2953;-7007,3071;-6990,2996;-6990,3106;-6974,2981;-6974,3111" o:connectangles="0,0,0,0,0,0,0,0,0,0,0,0,0,0,0,0,0,0,0,0,0,0"/>
                </v:shape>
                <v:shape id="AutoShape 108" o:spid="_x0000_s1038" style="position:absolute;left:11953;top:10020;width:2;height:125;visibility:visible;mso-wrap-style:square;v-text-anchor:top" coordsize="1,1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leGcIA&#10;AADcAAAADwAAAGRycy9kb3ducmV2LnhtbERPTWvCQBC9F/wPywi9NRulaI2uIqEtXrXpobdhd5qE&#10;ZmfD7jaJ/75bELzN433O7jDZTgzkQ+tYwSLLQRBrZ1quFVQfb08vIEJENtg5JgVXCnDYzx52WBg3&#10;8pmGS6xFCuFQoIImxr6QMuiGLIbM9cSJ+3beYkzQ19J4HFO47eQyz1fSYsupocGeyob0z+XXKliG&#10;1/7rM1RXWU3daqPL07svn5V6nE/HLYhIU7yLb+6TSfPzNfw/ky6Q+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WV4ZwgAAANwAAAAPAAAAAAAAAAAAAAAAAJgCAABkcnMvZG93&#10;bnJldi54bWxQSwUGAAAAAAQABAD1AAAAhwMAAAAA&#10;" path="m-7217,-6688r,27m-7217,-6671r,25e" filled="f" strokecolor="red" strokeweight=".1154mm">
                  <v:path arrowok="t" o:connecttype="custom" o:connectlocs="-14434,3333;-14434,3360;-14434,3350;-14434,3375" o:connectangles="0,0,0,0"/>
                </v:shape>
                <v:shape id="AutoShape 107" o:spid="_x0000_s1039" style="position:absolute;left:11949;top:9679;width:2;height:248;visibility:visible;mso-wrap-style:square;v-text-anchor:top" coordsize="1,2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C538YA&#10;AADcAAAADwAAAGRycy9kb3ducmV2LnhtbESPT2vDMAzF74N9B6PBLqN1tpUx0rilDEp36aHtYFc1&#10;Vv7QWA62m6TffjoMepN4T+/9VKwn16mBQmw9G3idZ6CIS29brg38nLazT1AxIVvsPJOBG0VYrx4f&#10;CsytH/lAwzHVSkI45migSanPtY5lQw7j3PfEolU+OEyyhlrbgKOEu06/ZdmHdtiyNDTY01dD5eV4&#10;dQbcy/vudzHtx+tlXy3Odgg3uzkb8/w0bZagEk3pbv6//raCnwmtPCMT6N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iC538YAAADcAAAADwAAAAAAAAAAAAAAAACYAgAAZHJz&#10;L2Rvd25yZXYueG1sUEsFBgAAAAAEAAQA9QAAAIsDAAAAAA==&#10;" path="m-7214,-6405r,27m-7214,-6462r,29e" filled="f" strokecolor="teal" strokeweight=".1154mm">
                  <v:path arrowok="t" o:connecttype="custom" o:connectlocs="-14428,3274;-14428,3301;-14428,3217;-14428,3246" o:connectangles="0,0,0,0"/>
                </v:shape>
                <v:shape id="AutoShape 106" o:spid="_x0000_s1040" style="position:absolute;left:11825;top:8566;width:382;height:263;visibility:visible;mso-wrap-style:square;v-text-anchor:top" coordsize="382,2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QLbMQA&#10;AADcAAAADwAAAGRycy9kb3ducmV2LnhtbERPTWvCQBC9C/6HZYTedNMWYk1dpRZKBRFsFPQ4ZMck&#10;mJ0N2W2M/npXELzN433OdN6ZSrTUuNKygtdRBII4s7rkXMFu+zP8AOE8ssbKMim4kIP5rN+bYqLt&#10;mf+oTX0uQgi7BBUU3teJlC4ryKAb2Zo4cEfbGPQBNrnUDZ5DuKnkWxTF0mDJoaHAmr4Lyk7pv1EQ&#10;m/1i9b5ZH+PrYTU+2fYaL363Sr0Muq9PEJ46/xQ/3Esd5kcTuD8TLpCz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TUC2zEAAAA3AAAAA8AAAAAAAAAAAAAAAAAmAIAAGRycy9k&#10;b3ducmV2LnhtbFBLBQYAAAAABAAEAPUAAACJAwAAAAA=&#10;" path="m-7130,-5667r,31m-7124,-5725r,30m-7010,-5686r,24e" filled="f" strokecolor="#d3d3d3" strokeweight=".1154mm">
                  <v:path arrowok="t" o:connecttype="custom" o:connectlocs="-7130,2899;-7130,2930;-7124,2841;-7124,2871;-7010,2880;-7010,2904" o:connectangles="0,0,0,0,0,0"/>
                </v:shape>
                <v:shape id="AutoShape 105" o:spid="_x0000_s1041" style="position:absolute;left:11844;top:8597;width:361;height:710;visibility:visible;mso-wrap-style:square;v-text-anchor:top" coordsize="361,7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DbosQA&#10;AADcAAAADwAAAGRycy9kb3ducmV2LnhtbESPQWvDMAyF74P9B6NBb6vTHcLI6pZSWugKO6zrdhax&#10;GofFcrDd1Pv302Gwm8R7eu/Tcl38oCaKqQ9sYDGvQBG3wfbcGTh/7B+fQaWMbHEITAZ+KMF6dX+3&#10;xMaGG7/TdMqdkhBODRpwOY+N1ql15DHNw0gs2iVEj1nW2Gkb8SbhftBPVVVrjz1Lg8ORto7a79PV&#10;G4hlN/Tu8jpuz9f62E1f+bMub8bMHsrmBVSmkv/Nf9cHK/gLwZdnZAK9+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ZQ26LEAAAA3AAAAA8AAAAAAAAAAAAAAAAAmAIAAGRycy9k&#10;b3ducmV2LnhtbFBLBQYAAAAABAAEAPUAAACJAwAAAAA=&#10;" path="m-7143,-5741r,84m-7143,-5747r,85m-7029,-5565r,58e" filled="f" strokecolor="#8b008b" strokeweight=".1154mm">
                  <v:path arrowok="t" o:connecttype="custom" o:connectlocs="-7143,2857;-7143,2941;-7143,2851;-7143,2936;-7029,3033;-7029,3091" o:connectangles="0,0,0,0,0,0"/>
                </v:shape>
                <v:line id="Line 104" o:spid="_x0000_s1042" style="position:absolute;visibility:visible;mso-wrap-style:square" from="4756,3162" to="4762,31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uMwMsMAAADcAAAADwAAAGRycy9kb3ducmV2LnhtbERPTWvCQBC9C/6HZQredJMiItFVWqOt&#10;9NSmgtchOyahu7Npdquxv94tCL3N433Oct1bI87U+caxgnSSgCAunW64UnD43I3nIHxA1mgck4Ir&#10;eVivhoMlZtpd+IPORahEDGGfoYI6hDaT0pc1WfQT1xJH7uQ6iyHCrpK6w0sMt0Y+JslMWmw4NtTY&#10;0qam8qv4sQpk/vpdmWv+8jstcnd8Nm/b9zBTavTQPy1ABOrDv/ju3us4P03h75l4gVz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7jMDLDAAAA3AAAAA8AAAAAAAAAAAAA&#10;AAAAoQIAAGRycy9kb3ducmV2LnhtbFBLBQYAAAAABAAEAPkAAACRAwAAAAA=&#10;" strokecolor="red" strokeweight=".05381mm"/>
                <v:line id="Line 103" o:spid="_x0000_s1043" style="position:absolute;visibility:visible;mso-wrap-style:square" from="4756,3147" to="4762,31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rShyMIAAADcAAAADwAAAGRycy9kb3ducmV2LnhtbERPTYvCMBC9C/sfwizsRdbUIiLVKMuC&#10;sHgRrbLXsRnbYjMpTWyrv94Igrd5vM9ZrHpTiZYaV1pWMB5FIIgzq0vOFRzS9fcMhPPIGivLpOBG&#10;DlbLj8ECE2073lG797kIIewSVFB4XydSuqwgg25ka+LAnW1j0AfY5FI32IVwU8k4iqbSYMmhocCa&#10;fgvKLvurUWDuOj3eN9Wp202OmzgdtrP/eqvU12f/Mwfhqfdv8cv9p8P8cQzPZ8IFcvk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rShyMIAAADcAAAADwAAAAAAAAAAAAAA&#10;AAChAgAAZHJzL2Rvd25yZXYueG1sUEsFBgAAAAAEAAQA+QAAAJADAAAAAA==&#10;" strokecolor="red" strokeweight=".05108mm"/>
                <v:line id="Line 102" o:spid="_x0000_s1044" style="position:absolute;visibility:visible;mso-wrap-style:square" from="4756,3169" to="4762,31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1rFd8QAAADcAAAADwAAAGRycy9kb3ducmV2LnhtbERP3WrCMBS+H/gO4QjeyEzdQLeuUUSY&#10;iAxxzgc4NKdNsTkpTbR1T28Gwu7Ox/d7smVva3Gl1leOFUwnCQji3OmKSwWnn8/nNxA+IGusHZOC&#10;G3lYLgZPGabadfxN12MoRQxhn6ICE0KTSulzQxb9xDXEkStcazFE2JZSt9jFcFvLlySZSYsVxwaD&#10;Da0N5efjxSq4zA6/633T3bZf5t3Xu00yL8YnpUbDfvUBIlAf/sUP91bH+dNX+HsmXi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TWsV3xAAAANwAAAAPAAAAAAAAAAAA&#10;AAAAAKECAABkcnMvZG93bnJldi54bWxQSwUGAAAAAAQABAD5AAAAkgMAAAAA&#10;" strokecolor="red" strokeweight=".04889mm"/>
                <v:line id="Line 101" o:spid="_x0000_s1045" style="position:absolute;visibility:visible;mso-wrap-style:square" from="4787,3264" to="4793,32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Kkq0cIAAADcAAAADwAAAGRycy9kb3ducmV2LnhtbERP24rCMBB9F/yHMMK+aVpZRLpGERcX&#10;RZS1+gFDM7bFZtJtslr9eiMIvs3hXGcya00lLtS40rKCeBCBIM6sLjlXcDws+2MQziNrrCyTghs5&#10;mE27nQkm2l55T5fU5yKEsEtQQeF9nUjpsoIMuoGtiQN3so1BH2CTS93gNYSbSg6jaCQNlhwaCqxp&#10;UVB2Tv+NgvVth/PtON1X2xh/zN/vYbP6viv10WvnXyA8tf4tfrlXOsyPP+H5TLhATh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Kkq0cIAAADcAAAADwAAAAAAAAAAAAAA&#10;AAChAgAAZHJzL2Rvd25yZXYueG1sUEsFBgAAAAAEAAQA+QAAAJADAAAAAA==&#10;" strokecolor="red" strokeweight=".09425mm"/>
                <v:line id="Line 100" o:spid="_x0000_s1046" style="position:absolute;visibility:visible;mso-wrap-style:square" from="4787,3255" to="4793,32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VHKsIAAADcAAAADwAAAGRycy9kb3ducmV2LnhtbERPS2vCQBC+C/6HZQQvUjcR+iC6Sn1B&#10;r0ah1zE7TbZmZ9Psqsm/7xYK3ubje85i1dla3Kj1xrGCdJqAIC6cNlwqOB33T28gfEDWWDsmBT15&#10;WC2HgwVm2t35QLc8lCKGsM9QQRVCk0npi4os+qlriCP35VqLIcK2lLrFewy3tZwlyYu0aDg2VNjQ&#10;pqLikl+tgtdL+nNYb7/rXTH5zNe92Zz7k1FqPOre5yACdeEh/nd/6Dg/fYa/Z+IFcvk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jVHKsIAAADcAAAADwAAAAAAAAAAAAAA&#10;AAChAgAAZHJzL2Rvd25yZXYueG1sUEsFBgAAAAAEAAQA+QAAAJADAAAAAA==&#10;" strokecolor="red" strokeweight=".08667mm"/>
                <v:line id="Line 99" o:spid="_x0000_s1047" style="position:absolute;visibility:visible;mso-wrap-style:square" from="4787,3311" to="4794,33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1Z5ocIAAADcAAAADwAAAGRycy9kb3ducmV2LnhtbERPTWvCQBC9F/wPyxR6KXUTpRKiqwRF&#10;KN5Me+hxyI5JaHY2Zje6/ntXEHqbx/uc1SaYTlxocK1lBek0AUFcWd1yreDne/+RgXAeWWNnmRTc&#10;yMFmPXlZYa7tlY90KX0tYgi7HBU03ve5lK5qyKCb2p44cic7GPQRDrXUA15juOnkLEkW0mDLsaHB&#10;nrYNVX/laBQcPtsQ3C3bpcV8/C3Kc7Z/3zml3l5DsQThKfh/8dP9peP8dAGPZ+IFcn0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1Z5ocIAAADcAAAADwAAAAAAAAAAAAAA&#10;AAChAgAAZHJzL2Rvd25yZXYueG1sUEsFBgAAAAAEAAQA+QAAAJADAAAAAA==&#10;" strokecolor="red" strokeweight=".06211mm"/>
                <v:shape id="AutoShape 98" o:spid="_x0000_s1048" style="position:absolute;left:12481;top:8837;width:976;height:1051;visibility:visible;mso-wrap-style:square;v-text-anchor:top" coordsize="976,10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pc3cIA&#10;AADcAAAADwAAAGRycy9kb3ducmV2LnhtbERPzU4CMRC+k/AOzZB4ky7GIK4UAhqCJwKLDzBuh+3C&#10;drpuC5S3tyYm3ObL9zvTebSNuFDna8cKRsMMBHHpdM2Vgq/96nECwgdkjY1jUnAjD/NZvzfFXLsr&#10;7+hShEqkEPY5KjAhtLmUvjRk0Q9dS5y4g+sshgS7SuoOryncNvIpy8bSYs2pwWBL74bKU3G2CiJu&#10;tj/L14/n9XFdffuI0uw3B6UeBnHxBiJQDHfxv/tTp/mjF/h7Jl0gZ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lzdwgAAANwAAAAPAAAAAAAAAAAAAAAAAJgCAABkcnMvZG93&#10;bnJldi54bWxQSwUGAAAAAAQABAD1AAAAhwMAAAAA&#10;" path="m-7578,-5810r,113m-7561,-5774r,115m-7551,-5825r,108m-7544,-5849r,107m-7526,-5819r,124m-7516,-5700r,127m-7513,-5744r,120m-7509,-5762r,116m-7503,-5743r,133m-7499,-5726r,124m-7494,-5682r,133m-7479,-5767r,122m-7358,-5810r,108m-7337,-5796r,108m-7325,-5775r,111m-7321,-5826r,105m-7311,-5813r,107m-7306,-5814r,106m-7294,-5867r,104m-7291,-5896r,98m-7284,-5905r,99m-7271,-5896r,99e" filled="f" strokeweight=".1154mm">
                  <v:path arrowok="t" o:connecttype="custom" o:connectlocs="-7578,3027;-7578,3140;-7561,3063;-7561,3178;-7551,3012;-7551,3120;-7544,2988;-7544,3095;-7526,3018;-7526,3142;-7516,3137;-7516,3264;-7513,3093;-7513,3213;-7509,3075;-7509,3191;-7503,3094;-7503,3227;-7499,3111;-7499,3235;-7494,3155;-7494,3288;-7479,3070;-7479,3192;-7358,3027;-7358,3135;-7337,3041;-7337,3149;-7325,3062;-7325,3173;-7321,3011;-7321,3116;-7311,3024;-7311,3131;-7306,3023;-7306,3129;-7294,2970;-7294,3074;-7291,2941;-7291,3039;-7284,2932;-7284,3031;-7271,2941;-7271,3040" o:connectangles="0,0,0,0,0,0,0,0,0,0,0,0,0,0,0,0,0,0,0,0,0,0,0,0,0,0,0,0,0,0,0,0,0,0,0,0,0,0,0,0,0,0,0,0"/>
                </v:shape>
                <v:shape id="AutoShape 97" o:spid="_x0000_s1049" style="position:absolute;left:13199;top:8150;width:321;height:486;visibility:visible;mso-wrap-style:square;v-text-anchor:top" coordsize="321,4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gBOsQA&#10;AADcAAAADwAAAGRycy9kb3ducmV2LnhtbESPQWvCQBCF74X+h2WEXqRu0oJI6irSoPTgpeoPGLNj&#10;NpidDdk1xn/fOQi9zfDevPfNcj36Vg3UxyawgXyWgSKugm24NnA6bt8XoGJCttgGJgMPirBevb4s&#10;sbDhzr80HFKtJIRjgQZcSl2hdawceYyz0BGLdgm9xyRrX2vb413Cfas/smyuPTYsDQ47+nZUXQ83&#10;b2DnwrR8cH7efpbzqT0fF1gOe2PeJuPmC1SiMf2bn9c/VvBzoZVnZAK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m4ATrEAAAA3AAAAA8AAAAAAAAAAAAAAAAAmAIAAGRycy9k&#10;b3ducmV2LnhtbFBLBQYAAAAABAAEAPUAAACJAwAAAAA=&#10;" path="m-8070,-5343r,57m-7969,-5450r,116e" filled="f" strokecolor="#4b0082" strokeweight=".28844mm">
                  <v:path arrowok="t" o:connecttype="custom" o:connectlocs="-8070,2807;-8070,2864;-7969,2700;-7969,2816" o:connectangles="0,0,0,0"/>
                </v:shape>
                <v:shape id="AutoShape 96" o:spid="_x0000_s1050" style="position:absolute;left:13199;top:7626;width:321;height:626;visibility:visible;mso-wrap-style:square;v-text-anchor:top" coordsize="321,6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4zGsIA&#10;AADcAAAADwAAAGRycy9kb3ducmV2LnhtbERPS2sCMRC+C/0PYYReSs1aStGtUapQsIeCr/Y8bMbN&#10;4mYSktRd/30jCN7m43vObNHbVpwpxMaxgvGoAEFcOd1wreCw/3yegIgJWWPrmBRcKMJi/jCYYald&#10;x1s671ItcgjHEhWYlHwpZawMWYwj54kzd3TBYsow1FIH7HK4beVLUbxJiw3nBoOeVoaq0+7PKnjy&#10;P7+nL/O6vDRrvwn0vcF22in1OOw/3kEk6tNdfHOvdZ4/nsL1mXyBnP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rjMawgAAANwAAAAPAAAAAAAAAAAAAAAAAJgCAABkcnMvZG93&#10;bnJldi54bWxQSwUGAAAAAAQABAD1AAAAhwMAAAAA&#10;" path="m-8070,-5055r,108m-7969,-5104r,211e" filled="f" strokecolor="#a52a2a" strokeweight=".28844mm">
                  <v:path arrowok="t" o:connecttype="custom" o:connectlocs="-8070,2572;-8070,2680;-7969,2523;-7969,2734" o:connectangles="0,0,0,0"/>
                </v:shape>
                <v:shape id="AutoShape 95" o:spid="_x0000_s1051" style="position:absolute;left:13889;top:7993;width:266;height:752;visibility:visible;mso-wrap-style:square;v-text-anchor:top" coordsize="266,7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WmJMQA&#10;AADcAAAADwAAAGRycy9kb3ducmV2LnhtbESPQWvCQBCF70L/wzJCb7rRQ5HoKipIC6UVtfQ8ZMds&#10;NDsbsqtJ/33nIHib4b1575vFqve1ulMbq8AGJuMMFHERbMWlgZ/TbjQDFROyxTowGfijCKvly2CB&#10;uQ0dH+h+TKWSEI45GnApNbnWsXDkMY5DQyzaObQek6xtqW2LnYT7Wk+z7E17rFgaHDa0dVRcjzdv&#10;4PMrcPZd231xO2wuv263fg/XzpjXYb+eg0rUp6f5cf1hBX8q+PKMTKC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4VpiTEAAAA3AAAAA8AAAAAAAAAAAAAAAAAmAIAAGRycy9k&#10;b3ducmV2LnhtbFBLBQYAAAAABAAEAPUAAACJAwAAAAA=&#10;" path="m-8543,-5249r,93m-8510,-5191r,85m-8506,-5180r,87m-8501,-5186r,86m-8491,-5325r,76m-8487,-5258r,81m-8466,-5347r,72m-8459,-5313r,76e" filled="f" strokeweight=".1154mm">
                  <v:path arrowok="t" o:connecttype="custom" o:connectlocs="-8543,2745;-8543,2838;-8510,2803;-8510,2888;-8506,2814;-8506,2901;-8501,2808;-8501,2894;-8491,2669;-8491,2745;-8487,2736;-8487,2817;-8466,2647;-8466,2719;-8459,2681;-8459,2757" o:connectangles="0,0,0,0,0,0,0,0,0,0,0,0,0,0,0,0"/>
                </v:shape>
                <v:line id="Line 94" o:spid="_x0000_s1052" style="position:absolute;visibility:visible;mso-wrap-style:square" from="5418,2959" to="5425,29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ZLi1MAAAADcAAAADwAAAGRycy9kb3ducmV2LnhtbERPTYvCMBC9L/gfwgje1lQPsluNIkJh&#10;2YNg14PHoRnbYjKpSdTqrzcLgrd5vM9ZrHprxJV8aB0rmIwzEMSV0y3XCvZ/xecXiBCRNRrHpOBO&#10;AVbLwccCc+1uvKNrGWuRQjjkqKCJsculDFVDFsPYdcSJOzpvMSboa6k93lK4NXKaZTNpseXU0GBH&#10;m4aqU3mxCg7d43drWl+U1cx8n613xT46pUbDfj0HEamPb/HL/aPT/OkE/p9JF8jlE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mS4tTAAAAA3AAAAA8AAAAAAAAAAAAAAAAA&#10;oQIAAGRycy9kb3ducmV2LnhtbFBLBQYAAAAABAAEAPkAAACOAwAAAAA=&#10;" strokecolor="red" strokeweight=".09092mm"/>
                <v:line id="Line 93" o:spid="_x0000_s1053" style="position:absolute;visibility:visible;mso-wrap-style:square" from="5344,2731" to="5344,28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hYeX8YAAADcAAAADwAAAGRycy9kb3ducmV2LnhtbESPQWsCMRCF74X+hzCF3mrWLVbZGqUK&#10;pcVLcRX0OG7GzeJmsiSprv/eCIXeZnhv3vdmOu9tK87kQ+NYwXCQgSCunG64VrDdfL5MQISIrLF1&#10;TAquFGA+e3yYYqHdhdd0LmMtUgiHAhWYGLtCylAZshgGriNO2tF5izGtvpba4yWF21bmWfYmLTac&#10;CAY7WhqqTuWvTdzd69fqMPRmvKn2P7I7lcfF6KrU81P/8Q4iUh//zX/X3zrVz3O4P5MmkLM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YWHl/GAAAA3AAAAA8AAAAAAAAA&#10;AAAAAAAAoQIAAGRycy9kb3ducmV2LnhtbFBLBQYAAAAABAAEAPkAAACUAwAAAAA=&#10;" strokecolor="#4b0082" strokeweight=".27833mm"/>
                <v:line id="Line 92" o:spid="_x0000_s1054" style="position:absolute;visibility:visible;mso-wrap-style:square" from="5365,2537" to="5372,25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xAMM8EAAADcAAAADwAAAGRycy9kb3ducmV2LnhtbERPS4vCMBC+L/gfwgheFk11F5FqFPEB&#10;3mTVi7ehGZtqMylNrPXfmwXB23x8z5ktWluKhmpfOFYwHCQgiDOnC84VnI7b/gSED8gaS8ek4Eke&#10;FvPO1wxT7R78R80h5CKGsE9RgQmhSqX0mSGLfuAq4shdXG0xRFjnUtf4iOG2lKMkGUuLBccGgxWt&#10;DGW3w90q+N7uz7vz+Nas96Qz87u5Gtdelep12+UURKA2fMRv907H+aMf+H8mXiDn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HEAwzwQAAANwAAAAPAAAAAAAAAAAAAAAA&#10;AKECAABkcnMvZG93bnJldi54bWxQSwUGAAAAAAQABAD5AAAAjwMAAAAA&#10;" strokecolor="#d3d3d3" strokeweight=".14392mm"/>
                <v:line id="Line 91" o:spid="_x0000_s1055" style="position:absolute;visibility:visible;mso-wrap-style:square" from="5344,2517" to="5344,27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Xnw2MQAAADcAAAADwAAAGRycy9kb3ducmV2LnhtbERPS2vCQBC+C/0PyxR6092KFBvdSBGK&#10;wUNR2x68DdnJg2ZnQ3ZN0v76riB4m4/vOevNaBvRU+drxxqeZwoEce5MzaWGr8/36RKED8gGG8ek&#10;4Zc8bNKHyRoT4wY+Un8KpYgh7BPUUIXQJlL6vCKLfuZa4sgVrrMYIuxKaTocYrht5FypF2mx5thQ&#10;YUvbivKf08Vq2I/Lfn/+aK3aNir7O1xed8W30frpcXxbgQg0hrv45s5MnD9fwPWZeIFM/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9efDYxAAAANwAAAAPAAAAAAAAAAAA&#10;AAAAAKECAABkcnMvZG93bnJldi54bWxQSwUGAAAAAAQABAD5AAAAkgMAAAAA&#10;" strokecolor="#a52a2a" strokeweight=".27833mm"/>
                <v:shape id="AutoShape 90" o:spid="_x0000_s1056" style="position:absolute;left:10643;top:10466;width:1325;height:728;visibility:visible;mso-wrap-style:square;v-text-anchor:top" coordsize="1325,7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5YFsIA&#10;AADcAAAADwAAAGRycy9kb3ducmV2LnhtbERPTWvCQBC9C/6HZQq9SN0YqEjqKqKklB4Eo70P2WkS&#10;mp0Nu2sS/31XELzN433OejuaVvTkfGNZwWKegCAurW64UnA5528rED4ga2wtk4IbedhuppM1ZtoO&#10;fKK+CJWIIewzVFCH0GVS+rImg35uO+LI/VpnMEToKqkdDjHctDJNkqU02HBsqLGjfU3lX3E1CkK5&#10;vK1mZndw38fPn0Nxznl/Wij1+jLuPkAEGsNT/HB/6Tg/fYf7M/ECufk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DlgWwgAAANwAAAAPAAAAAAAAAAAAAAAAAJgCAABkcnMvZG93&#10;bnJldi54bWxQSwUGAAAAAAQABAD1AAAAhwMAAAAA&#10;" path="m-6321,-6775r,33m-6321,-6770r,33m-6143,-6896r,15m-5903,-6967r,28m-5903,-6983r,28e" filled="f" strokecolor="#6b8e23" strokeweight=".1154mm">
                  <v:path arrowok="t" o:connecttype="custom" o:connectlocs="-6321,3692;-6321,3725;-6321,3697;-6321,3730;-6143,3571;-6143,3586;-5903,3500;-5903,3528;-5903,3484;-5903,3512" o:connectangles="0,0,0,0,0,0,0,0,0,0"/>
                </v:shape>
                <v:shape id="AutoShape 89" o:spid="_x0000_s1057" style="position:absolute;left:11161;top:9952;width:126;height:501;visibility:visible;mso-wrap-style:square;v-text-anchor:top" coordsize="126,5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9nMMAA&#10;AADcAAAADwAAAGRycy9kb3ducmV2LnhtbERPTYvCMBC9C/6HMII3TVUQqcYiorA30VV2vY3N2JY2&#10;k9Jk2/rvNwsL3ubxPmeT9KYSLTWusKxgNo1AEKdWF5wpuH4eJysQziNrrCyTghc5SLbDwQZjbTs+&#10;U3vxmQgh7GJUkHtfx1K6NCeDbmpr4sA9bWPQB9hkUjfYhXBTyXkULaXBgkNDjjXtc0rLy49RcJRc&#10;3nC1+D58Ufs421Pb3e5SqfGo361BeOr9W/zv/tBh/nwJf8+EC+T2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r9nMMAAAADcAAAADwAAAAAAAAAAAAAAAACYAgAAZHJzL2Rvd25y&#10;ZXYueG1sUEsFBgAAAAAEAAQA9QAAAIUDAAAAAA==&#10;" path="m-6675,-6642r,13m-6635,-6531r,30m-6635,-6504r,31e" filled="f" strokecolor="red" strokeweight=".1154mm">
                  <v:path arrowok="t" o:connecttype="custom" o:connectlocs="-6675,3310;-6675,3323;-6635,3421;-6635,3451;-6635,3448;-6635,3479" o:connectangles="0,0,0,0,0,0"/>
                </v:shape>
                <v:shape id="AutoShape 88" o:spid="_x0000_s1058" style="position:absolute;left:11286;top:9982;width:172;height:214;visibility:visible;mso-wrap-style:square;v-text-anchor:top" coordsize="172,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TZPsEA&#10;AADcAAAADwAAAGRycy9kb3ducmV2LnhtbERPS4vCMBC+C/6HMII3TfWgbjXKIgjLevCxy4K3oZlt&#10;i82kJFHjvzeC4G0+vucsVtE04krO15YVjIYZCOLC6ppLBb8/m8EMhA/IGhvLpOBOHlbLbmeBubY3&#10;PtD1GEqRQtjnqKAKoc2l9EVFBv3QtsSJ+7fOYEjQlVI7vKVw08hxlk2kwZpTQ4UtrSsqzseLUUCj&#10;0/ddb4tpPLt9+IuzXXv5kEr1e/FzDiJQDG/xy/2l0/zxFJ7PpAvk8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nU2T7BAAAA3AAAAA8AAAAAAAAAAAAAAAAAmAIAAGRycy9kb3du&#10;cmV2LnhtbFBLBQYAAAAABAAEAPUAAACGAwAAAAA=&#10;" path="m-6760,-6632r,26m-6760,-6616r,26m-6706,-6662r,13e" filled="f" strokecolor="teal" strokeweight=".1154mm">
                  <v:path arrowok="t" o:connecttype="custom" o:connectlocs="-6760,3350;-6760,3376;-6760,3366;-6760,3392;-6706,3320;-6706,3333" o:connectangles="0,0,0,0,0,0"/>
                </v:shape>
                <v:shape id="AutoShape 87" o:spid="_x0000_s1059" style="position:absolute;left:12699;top:11306;width:2;height:96;visibility:visible;mso-wrap-style:square;v-text-anchor:top" coordsize="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EJcMQA&#10;AADcAAAADwAAAGRycy9kb3ducmV2LnhtbESPT2vCQBDF7wW/wzJCb3WjUJHUVYpYaG/+QzxOs9Ns&#10;MDsbs1sTv71zELzN8N6895v5sve1ulIbq8AGxqMMFHERbMWlgcP+620GKiZki3VgMnCjCMvF4GWO&#10;uQ0db+m6S6WSEI45GnApNbnWsXDkMY5CQyzaX2g9JlnbUtsWOwn3tZ5k2VR7rFgaHDa0clScd//e&#10;wPrCbqYv49vm9BPeN935WDW/3pjXYf/5ASpRn57mx/W3FfyJ0MozMoFe3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JxCXDEAAAA3AAAAA8AAAAAAAAAAAAAAAAAmAIAAGRycy9k&#10;b3ducmV2LnhtbFBLBQYAAAAABAAEAPUAAACJAwAAAAA=&#10;" path="m-7728,-7539r,32m-7728,-7537r,31e" filled="f" strokecolor="#6b8e23" strokeweight=".1154mm">
                  <v:path arrowok="t" o:connecttype="custom" o:connectlocs="-15456,3768;-15456,3800;-15456,3770;-15456,3801" o:connectangles="0,0,0,0"/>
                </v:shape>
                <v:shape id="AutoShape 86" o:spid="_x0000_s1060" style="position:absolute;left:12867;top:9815;width:490;height:813;visibility:visible;mso-wrap-style:square;v-text-anchor:top" coordsize="490,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w6LsUA&#10;AADcAAAADwAAAGRycy9kb3ducmV2LnhtbERPTWvCQBC9C/0PyxR6040epI2uEgJqwR6sEWxvQ3aa&#10;hGZn4+5WU399tyB4m8f7nPmyN604k/ONZQXjUQKCuLS64UrBoVgNn0H4gKyxtUwKfsnDcvEwmGOq&#10;7YXf6bwPlYgh7FNUUIfQpVL6siaDfmQ74sh9WWcwROgqqR1eYrhp5SRJptJgw7Ghxo7ymsrv/Y9R&#10;cLyuP1zGSX7afW7fttP1OGyKlVJPj302AxGoD3fxzf2q4/zJC/w/Ey+Q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LDouxQAAANwAAAAPAAAAAAAAAAAAAAAAAJgCAABkcnMv&#10;ZG93bnJldi54bWxQSwUGAAAAAAQABAD1AAAAigMAAAAA&#10;" path="m-7843,-6304r,27m-7689,-6521r,13m-7689,-6522r,13m-7689,-6552r,13m-7689,-6533r,13e" filled="f" strokecolor="red" strokeweight=".1154mm">
                  <v:path arrowok="t" o:connecttype="custom" o:connectlocs="-7843,3511;-7843,3538;-7689,3294;-7689,3307;-7689,3293;-7689,3306;-7689,3263;-7689,3276;-7689,3282;-7689,3295" o:connectangles="0,0,0,0,0,0,0,0,0,0"/>
                </v:shape>
                <v:line id="Line 85" o:spid="_x0000_s1061" style="position:absolute;visibility:visible;mso-wrap-style:square" from="4765,2671" to="4771,26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WeosQAAADcAAAADwAAAGRycy9kb3ducmV2LnhtbESPQWvCQBCF7wX/wzIFb3VTBQmpq4gg&#10;CIJQI56n2Wk2Njsbs6um/945FHqb4b1575vFavCtulMfm8AG3icZKOIq2IZrA6dy+5aDignZYhuY&#10;DPxShNVy9LLAwoYHf9L9mGolIRwLNOBS6gqtY+XIY5yEjli079B7TLL2tbY9PiTct3qaZXPtsWFp&#10;cNjRxlH1c7x5A5fy0p731+u2O2l3a9IuL78OuTHj12H9ASrRkP7Nf9c7K/gzwZdnZAK9f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E5Z6ixAAAANwAAAAPAAAAAAAAAAAA&#10;AAAAAKECAABkcnMvZG93bnJldi54bWxQSwUGAAAAAAQABAD5AAAAkgMAAAAA&#10;" strokecolor="#d3d3d3" strokeweight=".14597mm"/>
                <v:line id="Line 84" o:spid="_x0000_s1062" style="position:absolute;visibility:visible;mso-wrap-style:square" from="4766,2645" to="4773,26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R48BcMAAADcAAAADwAAAGRycy9kb3ducmV2LnhtbERPTWvCQBC9C/6HZYTedGNLrcasIi0t&#10;PRSLGvA6ZMckmp0N2TWJ/75bELzN431Osu5NJVpqXGlZwXQSgSDOrC45V5AePsdzEM4ja6wsk4Ib&#10;OVivhoMEY2073lG797kIIexiVFB4X8dSuqwgg25ia+LAnWxj0AfY5FI32IVwU8nnKJpJgyWHhgJr&#10;ei8ou+yvRkH7+7r9mX3hx+Itq7r0dllcz0et1NOo3yxBeOr9Q3x3f+sw/2UK/8+EC+Tq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0ePAXDAAAA3AAAAA8AAAAAAAAAAAAA&#10;AAAAoQIAAGRycy9kb3ducmV2LnhtbFBLBQYAAAAABAAEAPkAAACRAwAAAAA=&#10;" strokecolor="#d3d3d3" strokeweight=".1249mm"/>
                <v:line id="Line 83" o:spid="_x0000_s1063" style="position:absolute;visibility:visible;mso-wrap-style:square" from="4256,2394" to="4272,23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WEmscAAAADcAAAADwAAAGRycy9kb3ducmV2LnhtbERPTYvCMBC9C/6HMMLeNN0qItUoqyC4&#10;x60iu7ehGdtqMylNqu2/3wiCt3m8z1ltOlOJOzWutKzgcxKBIM6sLjlXcDruxwsQziNrrCyTgp4c&#10;bNbDwQoTbR/8Q/fU5yKEsEtQQeF9nUjpsoIMuomtiQN3sY1BH2CTS93gI4SbSsZRNJcGSw4NBda0&#10;Kyi7pa1RUM9yPd32MV/bb5f+nv/6dqFTpT5G3dcShKfOv8Uv90GH+dMYns+EC+T6H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1hJrHAAAAA3AAAAA8AAAAAAAAAAAAAAAAA&#10;oQIAAGRycy9kb3ducmV2LnhtbFBLBQYAAAAABAAEAPkAAACOAwAAAAA=&#10;" strokecolor="#4b0082" strokeweight=".55611mm"/>
                <v:line id="Line 82" o:spid="_x0000_s1064" style="position:absolute;visibility:visible;mso-wrap-style:square" from="5017,2746" to="5017,27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MtGcYAAADcAAAADwAAAGRycy9kb3ducmV2LnhtbESPQWsCMRCF74X+hzCF3mpWF6tsjVIL&#10;pcVLcRX0OG7GzeJmsiSprv/eCIXeZnhv3vdmtuhtK87kQ+NYwXCQgSCunG64VrDdfL5MQYSIrLF1&#10;TAquFGAxf3yYYaHdhdd0LmMtUgiHAhWYGLtCylAZshgGriNO2tF5izGtvpba4yWF21aOsuxVWmw4&#10;EQx29GGoOpW/NnF3+dfqMPRmsqn2P7I7lcfl+KrU81P//gYiUh//zX/X3zrVz3O4P5MmkPM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yDLRnGAAAA3AAAAA8AAAAAAAAA&#10;AAAAAAAAoQIAAGRycy9kb3ducmV2LnhtbFBLBQYAAAAABAAEAPkAAACUAwAAAAA=&#10;" strokecolor="#4b0082" strokeweight=".27833mm"/>
                <v:shape id="AutoShape 81" o:spid="_x0000_s1065" style="position:absolute;left:10458;top:6438;width:2385;height:1094;visibility:visible;mso-wrap-style:square;v-text-anchor:top" coordsize="2385,10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FLqMQA&#10;AADcAAAADwAAAGRycy9kb3ducmV2LnhtbERPTWsCMRC9C/0PYQreNKsWqVujSKEgUqRue7C3YTPu&#10;BjeTJYnr2l/fFITe5vE+Z7nubSM68sE4VjAZZyCIS6cNVwq+Pt9GzyBCRNbYOCYFNwqwXj0Mlphr&#10;d+UDdUWsRArhkKOCOsY2lzKUNVkMY9cSJ+7kvMWYoK+k9nhN4baR0yybS4uGU0ONLb3WVJ6Li1Xg&#10;jdmUplvsDu/6+/gxLfbnn3av1PCx37yAiNTHf/HdvdVp/uwJ/p5JF8jV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chS6jEAAAA3AAAAA8AAAAAAAAAAAAAAAAAmAIAAGRycy9k&#10;b3ducmV2LnhtbFBLBQYAAAAABAAEAPUAAACJAwAAAAA=&#10;" path="m-6195,-4318r,47m-5442,-4027r,79e" filled="f" strokecolor="#a52a2a" strokeweight=".28844mm">
                  <v:path arrowok="t" o:connecttype="custom" o:connectlocs="-6195,2120;-6195,2167;-5442,2411;-5442,2490" o:connectangles="0,0,0,0"/>
                </v:shape>
                <v:shape id="Picture 80" o:spid="_x0000_s1066" type="#_x0000_t75" style="position:absolute;left:3842;top:1894;width:1808;height:192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trZMzEAAAA3AAAAA8AAABkcnMvZG93bnJldi54bWxET01Lw0AQvQv+h2WE3uxGS6XEbksRC/VQ&#10;qGkPHsfsmASzs+numMb++q4g9DaP9znz5eBa1VOIjWcDD+MMFHHpbcOVgcN+fT8DFQXZYuuZDPxS&#10;hOXi9maOufUnfqe+kEqlEI45GqhFulzrWNbkMI59R5y4Lx8cSoKh0jbgKYW7Vj9m2ZN22HBqqLGj&#10;l5rK7+LHGXjd9m/ZZ7uT9XH/cSyCrCbnbWXM6G5YPYMSGuQq/ndvbJo/mcLfM+kCvbg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trZMzEAAAA3AAAAA8AAAAAAAAAAAAAAAAA&#10;nwIAAGRycy9kb3ducmV2LnhtbFBLBQYAAAAABAAEAPcAAACQAwAAAAA=&#10;">
                  <v:imagedata r:id="rId20" o:title=""/>
                </v:shape>
                <w10:wrap anchorx="page"/>
              </v:group>
            </w:pict>
          </mc:Fallback>
        </mc:AlternateContent>
      </w:r>
      <w:r>
        <w:rPr>
          <w:noProof/>
          <w:lang w:val="en-GB" w:eastAsia="en-GB"/>
        </w:rPr>
        <mc:AlternateContent>
          <mc:Choice Requires="wpg">
            <w:drawing>
              <wp:anchor distT="0" distB="0" distL="114300" distR="114300" simplePos="0" relativeHeight="251663360" behindDoc="1" locked="0" layoutInCell="1" allowOverlap="1" wp14:anchorId="28B59E28" wp14:editId="0C1177B8">
                <wp:simplePos x="0" y="0"/>
                <wp:positionH relativeFrom="page">
                  <wp:posOffset>1074420</wp:posOffset>
                </wp:positionH>
                <wp:positionV relativeFrom="paragraph">
                  <wp:posOffset>1438910</wp:posOffset>
                </wp:positionV>
                <wp:extent cx="60325" cy="130175"/>
                <wp:effectExtent l="7620" t="5080" r="8255" b="7620"/>
                <wp:wrapNone/>
                <wp:docPr id="82" name="Group 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325" cy="130175"/>
                          <a:chOff x="1692" y="2266"/>
                          <a:chExt cx="95" cy="205"/>
                        </a:xfrm>
                      </wpg:grpSpPr>
                      <wps:wsp>
                        <wps:cNvPr id="83" name="Line 78"/>
                        <wps:cNvCnPr>
                          <a:cxnSpLocks noChangeShapeType="1"/>
                        </wps:cNvCnPr>
                        <wps:spPr bwMode="auto">
                          <a:xfrm>
                            <a:off x="1739" y="2308"/>
                            <a:ext cx="0" cy="17"/>
                          </a:xfrm>
                          <a:prstGeom prst="line">
                            <a:avLst/>
                          </a:prstGeom>
                          <a:noFill/>
                          <a:ln w="4008">
                            <a:solidFill>
                              <a:srgbClr val="0000FF"/>
                            </a:solidFill>
                            <a:prstDash val="solid"/>
                            <a:round/>
                            <a:headEnd/>
                            <a:tailEnd/>
                          </a:ln>
                          <a:extLst>
                            <a:ext uri="{909E8E84-426E-40DD-AFC4-6F175D3DCCD1}">
                              <a14:hiddenFill xmlns:a14="http://schemas.microsoft.com/office/drawing/2010/main">
                                <a:noFill/>
                              </a14:hiddenFill>
                            </a:ext>
                          </a:extLst>
                        </wps:spPr>
                        <wps:bodyPr/>
                      </wps:wsp>
                      <wps:wsp>
                        <wps:cNvPr id="84" name="Line 77"/>
                        <wps:cNvCnPr>
                          <a:cxnSpLocks noChangeShapeType="1"/>
                        </wps:cNvCnPr>
                        <wps:spPr bwMode="auto">
                          <a:xfrm>
                            <a:off x="1739" y="2298"/>
                            <a:ext cx="0" cy="34"/>
                          </a:xfrm>
                          <a:prstGeom prst="line">
                            <a:avLst/>
                          </a:prstGeom>
                          <a:noFill/>
                          <a:ln w="4008">
                            <a:solidFill>
                              <a:srgbClr val="6B8E23"/>
                            </a:solidFill>
                            <a:prstDash val="solid"/>
                            <a:round/>
                            <a:headEnd/>
                            <a:tailEnd/>
                          </a:ln>
                          <a:extLst>
                            <a:ext uri="{909E8E84-426E-40DD-AFC4-6F175D3DCCD1}">
                              <a14:hiddenFill xmlns:a14="http://schemas.microsoft.com/office/drawing/2010/main">
                                <a:noFill/>
                              </a14:hiddenFill>
                            </a:ext>
                          </a:extLst>
                        </wps:spPr>
                        <wps:bodyPr/>
                      </wps:wsp>
                      <wps:wsp>
                        <wps:cNvPr id="85" name="Line 76"/>
                        <wps:cNvCnPr>
                          <a:cxnSpLocks noChangeShapeType="1"/>
                        </wps:cNvCnPr>
                        <wps:spPr bwMode="auto">
                          <a:xfrm>
                            <a:off x="1739" y="2372"/>
                            <a:ext cx="0" cy="22"/>
                          </a:xfrm>
                          <a:prstGeom prst="line">
                            <a:avLst/>
                          </a:prstGeom>
                          <a:noFill/>
                          <a:ln w="4008">
                            <a:solidFill>
                              <a:srgbClr val="FF0000"/>
                            </a:solidFill>
                            <a:prstDash val="solid"/>
                            <a:round/>
                            <a:headEnd/>
                            <a:tailEnd/>
                          </a:ln>
                          <a:extLst>
                            <a:ext uri="{909E8E84-426E-40DD-AFC4-6F175D3DCCD1}">
                              <a14:hiddenFill xmlns:a14="http://schemas.microsoft.com/office/drawing/2010/main">
                                <a:noFill/>
                              </a14:hiddenFill>
                            </a:ext>
                          </a:extLst>
                        </wps:spPr>
                        <wps:bodyPr/>
                      </wps:wsp>
                      <wps:wsp>
                        <wps:cNvPr id="86" name="Line 75"/>
                        <wps:cNvCnPr>
                          <a:cxnSpLocks noChangeShapeType="1"/>
                        </wps:cNvCnPr>
                        <wps:spPr bwMode="auto">
                          <a:xfrm>
                            <a:off x="1739" y="2409"/>
                            <a:ext cx="0" cy="21"/>
                          </a:xfrm>
                          <a:prstGeom prst="line">
                            <a:avLst/>
                          </a:prstGeom>
                          <a:noFill/>
                          <a:ln w="4008">
                            <a:solidFill>
                              <a:srgbClr val="008080"/>
                            </a:solidFill>
                            <a:prstDash val="solid"/>
                            <a:round/>
                            <a:headEnd/>
                            <a:tailEnd/>
                          </a:ln>
                          <a:extLst>
                            <a:ext uri="{909E8E84-426E-40DD-AFC4-6F175D3DCCD1}">
                              <a14:hiddenFill xmlns:a14="http://schemas.microsoft.com/office/drawing/2010/main">
                                <a:noFill/>
                              </a14:hiddenFill>
                            </a:ext>
                          </a:extLst>
                        </wps:spPr>
                        <wps:bodyPr/>
                      </wps:wsp>
                      <wps:wsp>
                        <wps:cNvPr id="87" name="Freeform 74"/>
                        <wps:cNvSpPr>
                          <a:spLocks/>
                        </wps:cNvSpPr>
                        <wps:spPr bwMode="auto">
                          <a:xfrm>
                            <a:off x="1695" y="2268"/>
                            <a:ext cx="89" cy="95"/>
                          </a:xfrm>
                          <a:custGeom>
                            <a:avLst/>
                            <a:gdLst>
                              <a:gd name="T0" fmla="+- 0 1751 1695"/>
                              <a:gd name="T1" fmla="*/ T0 w 89"/>
                              <a:gd name="T2" fmla="+- 0 2269 2269"/>
                              <a:gd name="T3" fmla="*/ 2269 h 95"/>
                              <a:gd name="T4" fmla="+- 0 1728 1695"/>
                              <a:gd name="T5" fmla="*/ T4 w 89"/>
                              <a:gd name="T6" fmla="+- 0 2269 2269"/>
                              <a:gd name="T7" fmla="*/ 2269 h 95"/>
                              <a:gd name="T8" fmla="+- 0 1716 1695"/>
                              <a:gd name="T9" fmla="*/ T8 w 89"/>
                              <a:gd name="T10" fmla="+- 0 2274 2269"/>
                              <a:gd name="T11" fmla="*/ 2274 h 95"/>
                              <a:gd name="T12" fmla="+- 0 1700 1695"/>
                              <a:gd name="T13" fmla="*/ T12 w 89"/>
                              <a:gd name="T14" fmla="+- 0 2292 2269"/>
                              <a:gd name="T15" fmla="*/ 2292 h 95"/>
                              <a:gd name="T16" fmla="+- 0 1695 1695"/>
                              <a:gd name="T17" fmla="*/ T16 w 89"/>
                              <a:gd name="T18" fmla="+- 0 2304 2269"/>
                              <a:gd name="T19" fmla="*/ 2304 h 95"/>
                              <a:gd name="T20" fmla="+- 0 1695 1695"/>
                              <a:gd name="T21" fmla="*/ T20 w 89"/>
                              <a:gd name="T22" fmla="+- 0 2329 2269"/>
                              <a:gd name="T23" fmla="*/ 2329 h 95"/>
                              <a:gd name="T24" fmla="+- 0 1700 1695"/>
                              <a:gd name="T25" fmla="*/ T24 w 89"/>
                              <a:gd name="T26" fmla="+- 0 2341 2269"/>
                              <a:gd name="T27" fmla="*/ 2341 h 95"/>
                              <a:gd name="T28" fmla="+- 0 1716 1695"/>
                              <a:gd name="T29" fmla="*/ T28 w 89"/>
                              <a:gd name="T30" fmla="+- 0 2359 2269"/>
                              <a:gd name="T31" fmla="*/ 2359 h 95"/>
                              <a:gd name="T32" fmla="+- 0 1728 1695"/>
                              <a:gd name="T33" fmla="*/ T32 w 89"/>
                              <a:gd name="T34" fmla="+- 0 2364 2269"/>
                              <a:gd name="T35" fmla="*/ 2364 h 95"/>
                              <a:gd name="T36" fmla="+- 0 1751 1695"/>
                              <a:gd name="T37" fmla="*/ T36 w 89"/>
                              <a:gd name="T38" fmla="+- 0 2364 2269"/>
                              <a:gd name="T39" fmla="*/ 2364 h 95"/>
                              <a:gd name="T40" fmla="+- 0 1762 1695"/>
                              <a:gd name="T41" fmla="*/ T40 w 89"/>
                              <a:gd name="T42" fmla="+- 0 2359 2269"/>
                              <a:gd name="T43" fmla="*/ 2359 h 95"/>
                              <a:gd name="T44" fmla="+- 0 1779 1695"/>
                              <a:gd name="T45" fmla="*/ T44 w 89"/>
                              <a:gd name="T46" fmla="+- 0 2341 2269"/>
                              <a:gd name="T47" fmla="*/ 2341 h 95"/>
                              <a:gd name="T48" fmla="+- 0 1783 1695"/>
                              <a:gd name="T49" fmla="*/ T48 w 89"/>
                              <a:gd name="T50" fmla="+- 0 2329 2269"/>
                              <a:gd name="T51" fmla="*/ 2329 h 95"/>
                              <a:gd name="T52" fmla="+- 0 1783 1695"/>
                              <a:gd name="T53" fmla="*/ T52 w 89"/>
                              <a:gd name="T54" fmla="+- 0 2304 2269"/>
                              <a:gd name="T55" fmla="*/ 2304 h 95"/>
                              <a:gd name="T56" fmla="+- 0 1779 1695"/>
                              <a:gd name="T57" fmla="*/ T56 w 89"/>
                              <a:gd name="T58" fmla="+- 0 2292 2269"/>
                              <a:gd name="T59" fmla="*/ 2292 h 95"/>
                              <a:gd name="T60" fmla="+- 0 1762 1695"/>
                              <a:gd name="T61" fmla="*/ T60 w 89"/>
                              <a:gd name="T62" fmla="+- 0 2274 2269"/>
                              <a:gd name="T63" fmla="*/ 2274 h 95"/>
                              <a:gd name="T64" fmla="+- 0 1751 1695"/>
                              <a:gd name="T65" fmla="*/ T64 w 89"/>
                              <a:gd name="T66" fmla="+- 0 2269 2269"/>
                              <a:gd name="T67" fmla="*/ 2269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89" h="95">
                                <a:moveTo>
                                  <a:pt x="56" y="0"/>
                                </a:moveTo>
                                <a:lnTo>
                                  <a:pt x="33" y="0"/>
                                </a:lnTo>
                                <a:lnTo>
                                  <a:pt x="21" y="5"/>
                                </a:lnTo>
                                <a:lnTo>
                                  <a:pt x="5" y="23"/>
                                </a:lnTo>
                                <a:lnTo>
                                  <a:pt x="0" y="35"/>
                                </a:lnTo>
                                <a:lnTo>
                                  <a:pt x="0" y="60"/>
                                </a:lnTo>
                                <a:lnTo>
                                  <a:pt x="5" y="72"/>
                                </a:lnTo>
                                <a:lnTo>
                                  <a:pt x="21" y="90"/>
                                </a:lnTo>
                                <a:lnTo>
                                  <a:pt x="33" y="95"/>
                                </a:lnTo>
                                <a:lnTo>
                                  <a:pt x="56" y="95"/>
                                </a:lnTo>
                                <a:lnTo>
                                  <a:pt x="67" y="90"/>
                                </a:lnTo>
                                <a:lnTo>
                                  <a:pt x="84" y="72"/>
                                </a:lnTo>
                                <a:lnTo>
                                  <a:pt x="88" y="60"/>
                                </a:lnTo>
                                <a:lnTo>
                                  <a:pt x="88" y="35"/>
                                </a:lnTo>
                                <a:lnTo>
                                  <a:pt x="84" y="23"/>
                                </a:lnTo>
                                <a:lnTo>
                                  <a:pt x="67" y="5"/>
                                </a:lnTo>
                                <a:lnTo>
                                  <a:pt x="56" y="0"/>
                                </a:lnTo>
                                <a:close/>
                              </a:path>
                            </a:pathLst>
                          </a:cu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 name="Freeform 73"/>
                        <wps:cNvSpPr>
                          <a:spLocks/>
                        </wps:cNvSpPr>
                        <wps:spPr bwMode="auto">
                          <a:xfrm>
                            <a:off x="1695" y="2268"/>
                            <a:ext cx="89" cy="95"/>
                          </a:xfrm>
                          <a:custGeom>
                            <a:avLst/>
                            <a:gdLst>
                              <a:gd name="T0" fmla="+- 0 1739 1695"/>
                              <a:gd name="T1" fmla="*/ T0 w 89"/>
                              <a:gd name="T2" fmla="+- 0 2364 2269"/>
                              <a:gd name="T3" fmla="*/ 2364 h 95"/>
                              <a:gd name="T4" fmla="+- 0 1751 1695"/>
                              <a:gd name="T5" fmla="*/ T4 w 89"/>
                              <a:gd name="T6" fmla="+- 0 2364 2269"/>
                              <a:gd name="T7" fmla="*/ 2364 h 95"/>
                              <a:gd name="T8" fmla="+- 0 1762 1695"/>
                              <a:gd name="T9" fmla="*/ T8 w 89"/>
                              <a:gd name="T10" fmla="+- 0 2359 2269"/>
                              <a:gd name="T11" fmla="*/ 2359 h 95"/>
                              <a:gd name="T12" fmla="+- 0 1770 1695"/>
                              <a:gd name="T13" fmla="*/ T12 w 89"/>
                              <a:gd name="T14" fmla="+- 0 2350 2269"/>
                              <a:gd name="T15" fmla="*/ 2350 h 95"/>
                              <a:gd name="T16" fmla="+- 0 1779 1695"/>
                              <a:gd name="T17" fmla="*/ T16 w 89"/>
                              <a:gd name="T18" fmla="+- 0 2341 2269"/>
                              <a:gd name="T19" fmla="*/ 2341 h 95"/>
                              <a:gd name="T20" fmla="+- 0 1783 1695"/>
                              <a:gd name="T21" fmla="*/ T20 w 89"/>
                              <a:gd name="T22" fmla="+- 0 2329 2269"/>
                              <a:gd name="T23" fmla="*/ 2329 h 95"/>
                              <a:gd name="T24" fmla="+- 0 1783 1695"/>
                              <a:gd name="T25" fmla="*/ T24 w 89"/>
                              <a:gd name="T26" fmla="+- 0 2316 2269"/>
                              <a:gd name="T27" fmla="*/ 2316 h 95"/>
                              <a:gd name="T28" fmla="+- 0 1783 1695"/>
                              <a:gd name="T29" fmla="*/ T28 w 89"/>
                              <a:gd name="T30" fmla="+- 0 2304 2269"/>
                              <a:gd name="T31" fmla="*/ 2304 h 95"/>
                              <a:gd name="T32" fmla="+- 0 1779 1695"/>
                              <a:gd name="T33" fmla="*/ T32 w 89"/>
                              <a:gd name="T34" fmla="+- 0 2292 2269"/>
                              <a:gd name="T35" fmla="*/ 2292 h 95"/>
                              <a:gd name="T36" fmla="+- 0 1770 1695"/>
                              <a:gd name="T37" fmla="*/ T36 w 89"/>
                              <a:gd name="T38" fmla="+- 0 2283 2269"/>
                              <a:gd name="T39" fmla="*/ 2283 h 95"/>
                              <a:gd name="T40" fmla="+- 0 1762 1695"/>
                              <a:gd name="T41" fmla="*/ T40 w 89"/>
                              <a:gd name="T42" fmla="+- 0 2274 2269"/>
                              <a:gd name="T43" fmla="*/ 2274 h 95"/>
                              <a:gd name="T44" fmla="+- 0 1751 1695"/>
                              <a:gd name="T45" fmla="*/ T44 w 89"/>
                              <a:gd name="T46" fmla="+- 0 2269 2269"/>
                              <a:gd name="T47" fmla="*/ 2269 h 95"/>
                              <a:gd name="T48" fmla="+- 0 1739 1695"/>
                              <a:gd name="T49" fmla="*/ T48 w 89"/>
                              <a:gd name="T50" fmla="+- 0 2269 2269"/>
                              <a:gd name="T51" fmla="*/ 2269 h 95"/>
                              <a:gd name="T52" fmla="+- 0 1728 1695"/>
                              <a:gd name="T53" fmla="*/ T52 w 89"/>
                              <a:gd name="T54" fmla="+- 0 2269 2269"/>
                              <a:gd name="T55" fmla="*/ 2269 h 95"/>
                              <a:gd name="T56" fmla="+- 0 1716 1695"/>
                              <a:gd name="T57" fmla="*/ T56 w 89"/>
                              <a:gd name="T58" fmla="+- 0 2274 2269"/>
                              <a:gd name="T59" fmla="*/ 2274 h 95"/>
                              <a:gd name="T60" fmla="+- 0 1708 1695"/>
                              <a:gd name="T61" fmla="*/ T60 w 89"/>
                              <a:gd name="T62" fmla="+- 0 2283 2269"/>
                              <a:gd name="T63" fmla="*/ 2283 h 95"/>
                              <a:gd name="T64" fmla="+- 0 1700 1695"/>
                              <a:gd name="T65" fmla="*/ T64 w 89"/>
                              <a:gd name="T66" fmla="+- 0 2292 2269"/>
                              <a:gd name="T67" fmla="*/ 2292 h 95"/>
                              <a:gd name="T68" fmla="+- 0 1695 1695"/>
                              <a:gd name="T69" fmla="*/ T68 w 89"/>
                              <a:gd name="T70" fmla="+- 0 2304 2269"/>
                              <a:gd name="T71" fmla="*/ 2304 h 95"/>
                              <a:gd name="T72" fmla="+- 0 1695 1695"/>
                              <a:gd name="T73" fmla="*/ T72 w 89"/>
                              <a:gd name="T74" fmla="+- 0 2316 2269"/>
                              <a:gd name="T75" fmla="*/ 2316 h 95"/>
                              <a:gd name="T76" fmla="+- 0 1695 1695"/>
                              <a:gd name="T77" fmla="*/ T76 w 89"/>
                              <a:gd name="T78" fmla="+- 0 2329 2269"/>
                              <a:gd name="T79" fmla="*/ 2329 h 95"/>
                              <a:gd name="T80" fmla="+- 0 1700 1695"/>
                              <a:gd name="T81" fmla="*/ T80 w 89"/>
                              <a:gd name="T82" fmla="+- 0 2341 2269"/>
                              <a:gd name="T83" fmla="*/ 2341 h 95"/>
                              <a:gd name="T84" fmla="+- 0 1708 1695"/>
                              <a:gd name="T85" fmla="*/ T84 w 89"/>
                              <a:gd name="T86" fmla="+- 0 2350 2269"/>
                              <a:gd name="T87" fmla="*/ 2350 h 95"/>
                              <a:gd name="T88" fmla="+- 0 1716 1695"/>
                              <a:gd name="T89" fmla="*/ T88 w 89"/>
                              <a:gd name="T90" fmla="+- 0 2359 2269"/>
                              <a:gd name="T91" fmla="*/ 2359 h 95"/>
                              <a:gd name="T92" fmla="+- 0 1728 1695"/>
                              <a:gd name="T93" fmla="*/ T92 w 89"/>
                              <a:gd name="T94" fmla="+- 0 2364 2269"/>
                              <a:gd name="T95" fmla="*/ 2364 h 95"/>
                              <a:gd name="T96" fmla="+- 0 1739 1695"/>
                              <a:gd name="T97" fmla="*/ T96 w 89"/>
                              <a:gd name="T98" fmla="+- 0 2364 2269"/>
                              <a:gd name="T99" fmla="*/ 2364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89" h="95">
                                <a:moveTo>
                                  <a:pt x="44" y="95"/>
                                </a:moveTo>
                                <a:lnTo>
                                  <a:pt x="56" y="95"/>
                                </a:lnTo>
                                <a:lnTo>
                                  <a:pt x="67" y="90"/>
                                </a:lnTo>
                                <a:lnTo>
                                  <a:pt x="75" y="81"/>
                                </a:lnTo>
                                <a:lnTo>
                                  <a:pt x="84" y="72"/>
                                </a:lnTo>
                                <a:lnTo>
                                  <a:pt x="88" y="60"/>
                                </a:lnTo>
                                <a:lnTo>
                                  <a:pt x="88" y="47"/>
                                </a:lnTo>
                                <a:lnTo>
                                  <a:pt x="88" y="35"/>
                                </a:lnTo>
                                <a:lnTo>
                                  <a:pt x="84" y="23"/>
                                </a:lnTo>
                                <a:lnTo>
                                  <a:pt x="75" y="14"/>
                                </a:lnTo>
                                <a:lnTo>
                                  <a:pt x="67" y="5"/>
                                </a:lnTo>
                                <a:lnTo>
                                  <a:pt x="56" y="0"/>
                                </a:lnTo>
                                <a:lnTo>
                                  <a:pt x="44" y="0"/>
                                </a:lnTo>
                                <a:lnTo>
                                  <a:pt x="33" y="0"/>
                                </a:lnTo>
                                <a:lnTo>
                                  <a:pt x="21" y="5"/>
                                </a:lnTo>
                                <a:lnTo>
                                  <a:pt x="13" y="14"/>
                                </a:lnTo>
                                <a:lnTo>
                                  <a:pt x="5" y="23"/>
                                </a:lnTo>
                                <a:lnTo>
                                  <a:pt x="0" y="35"/>
                                </a:lnTo>
                                <a:lnTo>
                                  <a:pt x="0" y="47"/>
                                </a:lnTo>
                                <a:lnTo>
                                  <a:pt x="0" y="60"/>
                                </a:lnTo>
                                <a:lnTo>
                                  <a:pt x="5" y="72"/>
                                </a:lnTo>
                                <a:lnTo>
                                  <a:pt x="13" y="81"/>
                                </a:lnTo>
                                <a:lnTo>
                                  <a:pt x="21" y="90"/>
                                </a:lnTo>
                                <a:lnTo>
                                  <a:pt x="33" y="95"/>
                                </a:lnTo>
                                <a:lnTo>
                                  <a:pt x="44" y="95"/>
                                </a:lnTo>
                                <a:close/>
                              </a:path>
                            </a:pathLst>
                          </a:custGeom>
                          <a:noFill/>
                          <a:ln w="4143">
                            <a:solidFill>
                              <a:srgbClr val="0000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9" name="Freeform 72"/>
                        <wps:cNvSpPr>
                          <a:spLocks/>
                        </wps:cNvSpPr>
                        <wps:spPr bwMode="auto">
                          <a:xfrm>
                            <a:off x="1701" y="2274"/>
                            <a:ext cx="76" cy="82"/>
                          </a:xfrm>
                          <a:custGeom>
                            <a:avLst/>
                            <a:gdLst>
                              <a:gd name="T0" fmla="+- 0 1749 1701"/>
                              <a:gd name="T1" fmla="*/ T0 w 76"/>
                              <a:gd name="T2" fmla="+- 0 2274 2274"/>
                              <a:gd name="T3" fmla="*/ 2274 h 82"/>
                              <a:gd name="T4" fmla="+- 0 1729 1701"/>
                              <a:gd name="T5" fmla="*/ T4 w 76"/>
                              <a:gd name="T6" fmla="+- 0 2274 2274"/>
                              <a:gd name="T7" fmla="*/ 2274 h 82"/>
                              <a:gd name="T8" fmla="+- 0 1720 1701"/>
                              <a:gd name="T9" fmla="*/ T8 w 76"/>
                              <a:gd name="T10" fmla="+- 0 2278 2274"/>
                              <a:gd name="T11" fmla="*/ 2278 h 82"/>
                              <a:gd name="T12" fmla="+- 0 1705 1701"/>
                              <a:gd name="T13" fmla="*/ T12 w 76"/>
                              <a:gd name="T14" fmla="+- 0 2294 2274"/>
                              <a:gd name="T15" fmla="*/ 2294 h 82"/>
                              <a:gd name="T16" fmla="+- 0 1701 1701"/>
                              <a:gd name="T17" fmla="*/ T16 w 76"/>
                              <a:gd name="T18" fmla="+- 0 2304 2274"/>
                              <a:gd name="T19" fmla="*/ 2304 h 82"/>
                              <a:gd name="T20" fmla="+- 0 1701 1701"/>
                              <a:gd name="T21" fmla="*/ T20 w 76"/>
                              <a:gd name="T22" fmla="+- 0 2326 2274"/>
                              <a:gd name="T23" fmla="*/ 2326 h 82"/>
                              <a:gd name="T24" fmla="+- 0 1705 1701"/>
                              <a:gd name="T25" fmla="*/ T24 w 76"/>
                              <a:gd name="T26" fmla="+- 0 2336 2274"/>
                              <a:gd name="T27" fmla="*/ 2336 h 82"/>
                              <a:gd name="T28" fmla="+- 0 1720 1701"/>
                              <a:gd name="T29" fmla="*/ T28 w 76"/>
                              <a:gd name="T30" fmla="+- 0 2351 2274"/>
                              <a:gd name="T31" fmla="*/ 2351 h 82"/>
                              <a:gd name="T32" fmla="+- 0 1729 1701"/>
                              <a:gd name="T33" fmla="*/ T32 w 76"/>
                              <a:gd name="T34" fmla="+- 0 2355 2274"/>
                              <a:gd name="T35" fmla="*/ 2355 h 82"/>
                              <a:gd name="T36" fmla="+- 0 1749 1701"/>
                              <a:gd name="T37" fmla="*/ T36 w 76"/>
                              <a:gd name="T38" fmla="+- 0 2355 2274"/>
                              <a:gd name="T39" fmla="*/ 2355 h 82"/>
                              <a:gd name="T40" fmla="+- 0 1759 1701"/>
                              <a:gd name="T41" fmla="*/ T40 w 76"/>
                              <a:gd name="T42" fmla="+- 0 2351 2274"/>
                              <a:gd name="T43" fmla="*/ 2351 h 82"/>
                              <a:gd name="T44" fmla="+- 0 1773 1701"/>
                              <a:gd name="T45" fmla="*/ T44 w 76"/>
                              <a:gd name="T46" fmla="+- 0 2336 2274"/>
                              <a:gd name="T47" fmla="*/ 2336 h 82"/>
                              <a:gd name="T48" fmla="+- 0 1777 1701"/>
                              <a:gd name="T49" fmla="*/ T48 w 76"/>
                              <a:gd name="T50" fmla="+- 0 2326 2274"/>
                              <a:gd name="T51" fmla="*/ 2326 h 82"/>
                              <a:gd name="T52" fmla="+- 0 1777 1701"/>
                              <a:gd name="T53" fmla="*/ T52 w 76"/>
                              <a:gd name="T54" fmla="+- 0 2304 2274"/>
                              <a:gd name="T55" fmla="*/ 2304 h 82"/>
                              <a:gd name="T56" fmla="+- 0 1773 1701"/>
                              <a:gd name="T57" fmla="*/ T56 w 76"/>
                              <a:gd name="T58" fmla="+- 0 2294 2274"/>
                              <a:gd name="T59" fmla="*/ 2294 h 82"/>
                              <a:gd name="T60" fmla="+- 0 1759 1701"/>
                              <a:gd name="T61" fmla="*/ T60 w 76"/>
                              <a:gd name="T62" fmla="+- 0 2278 2274"/>
                              <a:gd name="T63" fmla="*/ 2278 h 82"/>
                              <a:gd name="T64" fmla="+- 0 1749 1701"/>
                              <a:gd name="T65" fmla="*/ T64 w 76"/>
                              <a:gd name="T66" fmla="+- 0 2274 2274"/>
                              <a:gd name="T67" fmla="*/ 2274 h 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6" h="82">
                                <a:moveTo>
                                  <a:pt x="48" y="0"/>
                                </a:moveTo>
                                <a:lnTo>
                                  <a:pt x="28" y="0"/>
                                </a:lnTo>
                                <a:lnTo>
                                  <a:pt x="19" y="4"/>
                                </a:lnTo>
                                <a:lnTo>
                                  <a:pt x="4" y="20"/>
                                </a:lnTo>
                                <a:lnTo>
                                  <a:pt x="0" y="30"/>
                                </a:lnTo>
                                <a:lnTo>
                                  <a:pt x="0" y="52"/>
                                </a:lnTo>
                                <a:lnTo>
                                  <a:pt x="4" y="62"/>
                                </a:lnTo>
                                <a:lnTo>
                                  <a:pt x="19" y="77"/>
                                </a:lnTo>
                                <a:lnTo>
                                  <a:pt x="28" y="81"/>
                                </a:lnTo>
                                <a:lnTo>
                                  <a:pt x="48" y="81"/>
                                </a:lnTo>
                                <a:lnTo>
                                  <a:pt x="58" y="77"/>
                                </a:lnTo>
                                <a:lnTo>
                                  <a:pt x="72" y="62"/>
                                </a:lnTo>
                                <a:lnTo>
                                  <a:pt x="76" y="52"/>
                                </a:lnTo>
                                <a:lnTo>
                                  <a:pt x="76" y="30"/>
                                </a:lnTo>
                                <a:lnTo>
                                  <a:pt x="72" y="20"/>
                                </a:lnTo>
                                <a:lnTo>
                                  <a:pt x="58" y="4"/>
                                </a:lnTo>
                                <a:lnTo>
                                  <a:pt x="48" y="0"/>
                                </a:lnTo>
                                <a:close/>
                              </a:path>
                            </a:pathLst>
                          </a:custGeom>
                          <a:solidFill>
                            <a:srgbClr val="6B8E2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 name="Freeform 71"/>
                        <wps:cNvSpPr>
                          <a:spLocks/>
                        </wps:cNvSpPr>
                        <wps:spPr bwMode="auto">
                          <a:xfrm>
                            <a:off x="1701" y="2274"/>
                            <a:ext cx="76" cy="82"/>
                          </a:xfrm>
                          <a:custGeom>
                            <a:avLst/>
                            <a:gdLst>
                              <a:gd name="T0" fmla="+- 0 1739 1701"/>
                              <a:gd name="T1" fmla="*/ T0 w 76"/>
                              <a:gd name="T2" fmla="+- 0 2355 2274"/>
                              <a:gd name="T3" fmla="*/ 2355 h 82"/>
                              <a:gd name="T4" fmla="+- 0 1749 1701"/>
                              <a:gd name="T5" fmla="*/ T4 w 76"/>
                              <a:gd name="T6" fmla="+- 0 2355 2274"/>
                              <a:gd name="T7" fmla="*/ 2355 h 82"/>
                              <a:gd name="T8" fmla="+- 0 1759 1701"/>
                              <a:gd name="T9" fmla="*/ T8 w 76"/>
                              <a:gd name="T10" fmla="+- 0 2351 2274"/>
                              <a:gd name="T11" fmla="*/ 2351 h 82"/>
                              <a:gd name="T12" fmla="+- 0 1766 1701"/>
                              <a:gd name="T13" fmla="*/ T12 w 76"/>
                              <a:gd name="T14" fmla="+- 0 2344 2274"/>
                              <a:gd name="T15" fmla="*/ 2344 h 82"/>
                              <a:gd name="T16" fmla="+- 0 1773 1701"/>
                              <a:gd name="T17" fmla="*/ T16 w 76"/>
                              <a:gd name="T18" fmla="+- 0 2336 2274"/>
                              <a:gd name="T19" fmla="*/ 2336 h 82"/>
                              <a:gd name="T20" fmla="+- 0 1777 1701"/>
                              <a:gd name="T21" fmla="*/ T20 w 76"/>
                              <a:gd name="T22" fmla="+- 0 2326 2274"/>
                              <a:gd name="T23" fmla="*/ 2326 h 82"/>
                              <a:gd name="T24" fmla="+- 0 1777 1701"/>
                              <a:gd name="T25" fmla="*/ T24 w 76"/>
                              <a:gd name="T26" fmla="+- 0 2315 2274"/>
                              <a:gd name="T27" fmla="*/ 2315 h 82"/>
                              <a:gd name="T28" fmla="+- 0 1777 1701"/>
                              <a:gd name="T29" fmla="*/ T28 w 76"/>
                              <a:gd name="T30" fmla="+- 0 2304 2274"/>
                              <a:gd name="T31" fmla="*/ 2304 h 82"/>
                              <a:gd name="T32" fmla="+- 0 1773 1701"/>
                              <a:gd name="T33" fmla="*/ T32 w 76"/>
                              <a:gd name="T34" fmla="+- 0 2294 2274"/>
                              <a:gd name="T35" fmla="*/ 2294 h 82"/>
                              <a:gd name="T36" fmla="+- 0 1766 1701"/>
                              <a:gd name="T37" fmla="*/ T36 w 76"/>
                              <a:gd name="T38" fmla="+- 0 2286 2274"/>
                              <a:gd name="T39" fmla="*/ 2286 h 82"/>
                              <a:gd name="T40" fmla="+- 0 1759 1701"/>
                              <a:gd name="T41" fmla="*/ T40 w 76"/>
                              <a:gd name="T42" fmla="+- 0 2278 2274"/>
                              <a:gd name="T43" fmla="*/ 2278 h 82"/>
                              <a:gd name="T44" fmla="+- 0 1749 1701"/>
                              <a:gd name="T45" fmla="*/ T44 w 76"/>
                              <a:gd name="T46" fmla="+- 0 2274 2274"/>
                              <a:gd name="T47" fmla="*/ 2274 h 82"/>
                              <a:gd name="T48" fmla="+- 0 1739 1701"/>
                              <a:gd name="T49" fmla="*/ T48 w 76"/>
                              <a:gd name="T50" fmla="+- 0 2274 2274"/>
                              <a:gd name="T51" fmla="*/ 2274 h 82"/>
                              <a:gd name="T52" fmla="+- 0 1729 1701"/>
                              <a:gd name="T53" fmla="*/ T52 w 76"/>
                              <a:gd name="T54" fmla="+- 0 2274 2274"/>
                              <a:gd name="T55" fmla="*/ 2274 h 82"/>
                              <a:gd name="T56" fmla="+- 0 1720 1701"/>
                              <a:gd name="T57" fmla="*/ T56 w 76"/>
                              <a:gd name="T58" fmla="+- 0 2278 2274"/>
                              <a:gd name="T59" fmla="*/ 2278 h 82"/>
                              <a:gd name="T60" fmla="+- 0 1712 1701"/>
                              <a:gd name="T61" fmla="*/ T60 w 76"/>
                              <a:gd name="T62" fmla="+- 0 2286 2274"/>
                              <a:gd name="T63" fmla="*/ 2286 h 82"/>
                              <a:gd name="T64" fmla="+- 0 1705 1701"/>
                              <a:gd name="T65" fmla="*/ T64 w 76"/>
                              <a:gd name="T66" fmla="+- 0 2294 2274"/>
                              <a:gd name="T67" fmla="*/ 2294 h 82"/>
                              <a:gd name="T68" fmla="+- 0 1701 1701"/>
                              <a:gd name="T69" fmla="*/ T68 w 76"/>
                              <a:gd name="T70" fmla="+- 0 2304 2274"/>
                              <a:gd name="T71" fmla="*/ 2304 h 82"/>
                              <a:gd name="T72" fmla="+- 0 1701 1701"/>
                              <a:gd name="T73" fmla="*/ T72 w 76"/>
                              <a:gd name="T74" fmla="+- 0 2315 2274"/>
                              <a:gd name="T75" fmla="*/ 2315 h 82"/>
                              <a:gd name="T76" fmla="+- 0 1701 1701"/>
                              <a:gd name="T77" fmla="*/ T76 w 76"/>
                              <a:gd name="T78" fmla="+- 0 2326 2274"/>
                              <a:gd name="T79" fmla="*/ 2326 h 82"/>
                              <a:gd name="T80" fmla="+- 0 1705 1701"/>
                              <a:gd name="T81" fmla="*/ T80 w 76"/>
                              <a:gd name="T82" fmla="+- 0 2336 2274"/>
                              <a:gd name="T83" fmla="*/ 2336 h 82"/>
                              <a:gd name="T84" fmla="+- 0 1712 1701"/>
                              <a:gd name="T85" fmla="*/ T84 w 76"/>
                              <a:gd name="T86" fmla="+- 0 2344 2274"/>
                              <a:gd name="T87" fmla="*/ 2344 h 82"/>
                              <a:gd name="T88" fmla="+- 0 1720 1701"/>
                              <a:gd name="T89" fmla="*/ T88 w 76"/>
                              <a:gd name="T90" fmla="+- 0 2351 2274"/>
                              <a:gd name="T91" fmla="*/ 2351 h 82"/>
                              <a:gd name="T92" fmla="+- 0 1729 1701"/>
                              <a:gd name="T93" fmla="*/ T92 w 76"/>
                              <a:gd name="T94" fmla="+- 0 2355 2274"/>
                              <a:gd name="T95" fmla="*/ 2355 h 82"/>
                              <a:gd name="T96" fmla="+- 0 1739 1701"/>
                              <a:gd name="T97" fmla="*/ T96 w 76"/>
                              <a:gd name="T98" fmla="+- 0 2355 2274"/>
                              <a:gd name="T99" fmla="*/ 2355 h 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76" h="82">
                                <a:moveTo>
                                  <a:pt x="38" y="81"/>
                                </a:moveTo>
                                <a:lnTo>
                                  <a:pt x="48" y="81"/>
                                </a:lnTo>
                                <a:lnTo>
                                  <a:pt x="58" y="77"/>
                                </a:lnTo>
                                <a:lnTo>
                                  <a:pt x="65" y="70"/>
                                </a:lnTo>
                                <a:lnTo>
                                  <a:pt x="72" y="62"/>
                                </a:lnTo>
                                <a:lnTo>
                                  <a:pt x="76" y="52"/>
                                </a:lnTo>
                                <a:lnTo>
                                  <a:pt x="76" y="41"/>
                                </a:lnTo>
                                <a:lnTo>
                                  <a:pt x="76" y="30"/>
                                </a:lnTo>
                                <a:lnTo>
                                  <a:pt x="72" y="20"/>
                                </a:lnTo>
                                <a:lnTo>
                                  <a:pt x="65" y="12"/>
                                </a:lnTo>
                                <a:lnTo>
                                  <a:pt x="58" y="4"/>
                                </a:lnTo>
                                <a:lnTo>
                                  <a:pt x="48" y="0"/>
                                </a:lnTo>
                                <a:lnTo>
                                  <a:pt x="38" y="0"/>
                                </a:lnTo>
                                <a:lnTo>
                                  <a:pt x="28" y="0"/>
                                </a:lnTo>
                                <a:lnTo>
                                  <a:pt x="19" y="4"/>
                                </a:lnTo>
                                <a:lnTo>
                                  <a:pt x="11" y="12"/>
                                </a:lnTo>
                                <a:lnTo>
                                  <a:pt x="4" y="20"/>
                                </a:lnTo>
                                <a:lnTo>
                                  <a:pt x="0" y="30"/>
                                </a:lnTo>
                                <a:lnTo>
                                  <a:pt x="0" y="41"/>
                                </a:lnTo>
                                <a:lnTo>
                                  <a:pt x="0" y="52"/>
                                </a:lnTo>
                                <a:lnTo>
                                  <a:pt x="4" y="62"/>
                                </a:lnTo>
                                <a:lnTo>
                                  <a:pt x="11" y="70"/>
                                </a:lnTo>
                                <a:lnTo>
                                  <a:pt x="19" y="77"/>
                                </a:lnTo>
                                <a:lnTo>
                                  <a:pt x="28" y="81"/>
                                </a:lnTo>
                                <a:lnTo>
                                  <a:pt x="38" y="81"/>
                                </a:lnTo>
                                <a:close/>
                              </a:path>
                            </a:pathLst>
                          </a:custGeom>
                          <a:noFill/>
                          <a:ln w="4143">
                            <a:solidFill>
                              <a:srgbClr val="6B8E2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 name="Freeform 70"/>
                        <wps:cNvSpPr>
                          <a:spLocks/>
                        </wps:cNvSpPr>
                        <wps:spPr bwMode="auto">
                          <a:xfrm>
                            <a:off x="1695" y="2335"/>
                            <a:ext cx="89" cy="95"/>
                          </a:xfrm>
                          <a:custGeom>
                            <a:avLst/>
                            <a:gdLst>
                              <a:gd name="T0" fmla="+- 0 1751 1695"/>
                              <a:gd name="T1" fmla="*/ T0 w 89"/>
                              <a:gd name="T2" fmla="+- 0 2336 2336"/>
                              <a:gd name="T3" fmla="*/ 2336 h 95"/>
                              <a:gd name="T4" fmla="+- 0 1728 1695"/>
                              <a:gd name="T5" fmla="*/ T4 w 89"/>
                              <a:gd name="T6" fmla="+- 0 2336 2336"/>
                              <a:gd name="T7" fmla="*/ 2336 h 95"/>
                              <a:gd name="T8" fmla="+- 0 1716 1695"/>
                              <a:gd name="T9" fmla="*/ T8 w 89"/>
                              <a:gd name="T10" fmla="+- 0 2341 2336"/>
                              <a:gd name="T11" fmla="*/ 2341 h 95"/>
                              <a:gd name="T12" fmla="+- 0 1700 1695"/>
                              <a:gd name="T13" fmla="*/ T12 w 89"/>
                              <a:gd name="T14" fmla="+- 0 2359 2336"/>
                              <a:gd name="T15" fmla="*/ 2359 h 95"/>
                              <a:gd name="T16" fmla="+- 0 1695 1695"/>
                              <a:gd name="T17" fmla="*/ T16 w 89"/>
                              <a:gd name="T18" fmla="+- 0 2371 2336"/>
                              <a:gd name="T19" fmla="*/ 2371 h 95"/>
                              <a:gd name="T20" fmla="+- 0 1695 1695"/>
                              <a:gd name="T21" fmla="*/ T20 w 89"/>
                              <a:gd name="T22" fmla="+- 0 2396 2336"/>
                              <a:gd name="T23" fmla="*/ 2396 h 95"/>
                              <a:gd name="T24" fmla="+- 0 1700 1695"/>
                              <a:gd name="T25" fmla="*/ T24 w 89"/>
                              <a:gd name="T26" fmla="+- 0 2408 2336"/>
                              <a:gd name="T27" fmla="*/ 2408 h 95"/>
                              <a:gd name="T28" fmla="+- 0 1716 1695"/>
                              <a:gd name="T29" fmla="*/ T28 w 89"/>
                              <a:gd name="T30" fmla="+- 0 2426 2336"/>
                              <a:gd name="T31" fmla="*/ 2426 h 95"/>
                              <a:gd name="T32" fmla="+- 0 1728 1695"/>
                              <a:gd name="T33" fmla="*/ T32 w 89"/>
                              <a:gd name="T34" fmla="+- 0 2431 2336"/>
                              <a:gd name="T35" fmla="*/ 2431 h 95"/>
                              <a:gd name="T36" fmla="+- 0 1751 1695"/>
                              <a:gd name="T37" fmla="*/ T36 w 89"/>
                              <a:gd name="T38" fmla="+- 0 2431 2336"/>
                              <a:gd name="T39" fmla="*/ 2431 h 95"/>
                              <a:gd name="T40" fmla="+- 0 1762 1695"/>
                              <a:gd name="T41" fmla="*/ T40 w 89"/>
                              <a:gd name="T42" fmla="+- 0 2426 2336"/>
                              <a:gd name="T43" fmla="*/ 2426 h 95"/>
                              <a:gd name="T44" fmla="+- 0 1779 1695"/>
                              <a:gd name="T45" fmla="*/ T44 w 89"/>
                              <a:gd name="T46" fmla="+- 0 2408 2336"/>
                              <a:gd name="T47" fmla="*/ 2408 h 95"/>
                              <a:gd name="T48" fmla="+- 0 1783 1695"/>
                              <a:gd name="T49" fmla="*/ T48 w 89"/>
                              <a:gd name="T50" fmla="+- 0 2396 2336"/>
                              <a:gd name="T51" fmla="*/ 2396 h 95"/>
                              <a:gd name="T52" fmla="+- 0 1783 1695"/>
                              <a:gd name="T53" fmla="*/ T52 w 89"/>
                              <a:gd name="T54" fmla="+- 0 2371 2336"/>
                              <a:gd name="T55" fmla="*/ 2371 h 95"/>
                              <a:gd name="T56" fmla="+- 0 1779 1695"/>
                              <a:gd name="T57" fmla="*/ T56 w 89"/>
                              <a:gd name="T58" fmla="+- 0 2359 2336"/>
                              <a:gd name="T59" fmla="*/ 2359 h 95"/>
                              <a:gd name="T60" fmla="+- 0 1762 1695"/>
                              <a:gd name="T61" fmla="*/ T60 w 89"/>
                              <a:gd name="T62" fmla="+- 0 2341 2336"/>
                              <a:gd name="T63" fmla="*/ 2341 h 95"/>
                              <a:gd name="T64" fmla="+- 0 1751 1695"/>
                              <a:gd name="T65" fmla="*/ T64 w 89"/>
                              <a:gd name="T66" fmla="+- 0 2336 2336"/>
                              <a:gd name="T67" fmla="*/ 2336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89" h="95">
                                <a:moveTo>
                                  <a:pt x="56" y="0"/>
                                </a:moveTo>
                                <a:lnTo>
                                  <a:pt x="33" y="0"/>
                                </a:lnTo>
                                <a:lnTo>
                                  <a:pt x="21" y="5"/>
                                </a:lnTo>
                                <a:lnTo>
                                  <a:pt x="5" y="23"/>
                                </a:lnTo>
                                <a:lnTo>
                                  <a:pt x="0" y="35"/>
                                </a:lnTo>
                                <a:lnTo>
                                  <a:pt x="0" y="60"/>
                                </a:lnTo>
                                <a:lnTo>
                                  <a:pt x="5" y="72"/>
                                </a:lnTo>
                                <a:lnTo>
                                  <a:pt x="21" y="90"/>
                                </a:lnTo>
                                <a:lnTo>
                                  <a:pt x="33" y="95"/>
                                </a:lnTo>
                                <a:lnTo>
                                  <a:pt x="56" y="95"/>
                                </a:lnTo>
                                <a:lnTo>
                                  <a:pt x="67" y="90"/>
                                </a:lnTo>
                                <a:lnTo>
                                  <a:pt x="84" y="72"/>
                                </a:lnTo>
                                <a:lnTo>
                                  <a:pt x="88" y="60"/>
                                </a:lnTo>
                                <a:lnTo>
                                  <a:pt x="88" y="35"/>
                                </a:lnTo>
                                <a:lnTo>
                                  <a:pt x="84" y="23"/>
                                </a:lnTo>
                                <a:lnTo>
                                  <a:pt x="67" y="5"/>
                                </a:lnTo>
                                <a:lnTo>
                                  <a:pt x="56" y="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 name="Freeform 69"/>
                        <wps:cNvSpPr>
                          <a:spLocks/>
                        </wps:cNvSpPr>
                        <wps:spPr bwMode="auto">
                          <a:xfrm>
                            <a:off x="1695" y="2335"/>
                            <a:ext cx="89" cy="95"/>
                          </a:xfrm>
                          <a:custGeom>
                            <a:avLst/>
                            <a:gdLst>
                              <a:gd name="T0" fmla="+- 0 1739 1695"/>
                              <a:gd name="T1" fmla="*/ T0 w 89"/>
                              <a:gd name="T2" fmla="+- 0 2431 2336"/>
                              <a:gd name="T3" fmla="*/ 2431 h 95"/>
                              <a:gd name="T4" fmla="+- 0 1751 1695"/>
                              <a:gd name="T5" fmla="*/ T4 w 89"/>
                              <a:gd name="T6" fmla="+- 0 2431 2336"/>
                              <a:gd name="T7" fmla="*/ 2431 h 95"/>
                              <a:gd name="T8" fmla="+- 0 1762 1695"/>
                              <a:gd name="T9" fmla="*/ T8 w 89"/>
                              <a:gd name="T10" fmla="+- 0 2426 2336"/>
                              <a:gd name="T11" fmla="*/ 2426 h 95"/>
                              <a:gd name="T12" fmla="+- 0 1770 1695"/>
                              <a:gd name="T13" fmla="*/ T12 w 89"/>
                              <a:gd name="T14" fmla="+- 0 2417 2336"/>
                              <a:gd name="T15" fmla="*/ 2417 h 95"/>
                              <a:gd name="T16" fmla="+- 0 1779 1695"/>
                              <a:gd name="T17" fmla="*/ T16 w 89"/>
                              <a:gd name="T18" fmla="+- 0 2408 2336"/>
                              <a:gd name="T19" fmla="*/ 2408 h 95"/>
                              <a:gd name="T20" fmla="+- 0 1783 1695"/>
                              <a:gd name="T21" fmla="*/ T20 w 89"/>
                              <a:gd name="T22" fmla="+- 0 2396 2336"/>
                              <a:gd name="T23" fmla="*/ 2396 h 95"/>
                              <a:gd name="T24" fmla="+- 0 1783 1695"/>
                              <a:gd name="T25" fmla="*/ T24 w 89"/>
                              <a:gd name="T26" fmla="+- 0 2383 2336"/>
                              <a:gd name="T27" fmla="*/ 2383 h 95"/>
                              <a:gd name="T28" fmla="+- 0 1783 1695"/>
                              <a:gd name="T29" fmla="*/ T28 w 89"/>
                              <a:gd name="T30" fmla="+- 0 2371 2336"/>
                              <a:gd name="T31" fmla="*/ 2371 h 95"/>
                              <a:gd name="T32" fmla="+- 0 1779 1695"/>
                              <a:gd name="T33" fmla="*/ T32 w 89"/>
                              <a:gd name="T34" fmla="+- 0 2359 2336"/>
                              <a:gd name="T35" fmla="*/ 2359 h 95"/>
                              <a:gd name="T36" fmla="+- 0 1770 1695"/>
                              <a:gd name="T37" fmla="*/ T36 w 89"/>
                              <a:gd name="T38" fmla="+- 0 2350 2336"/>
                              <a:gd name="T39" fmla="*/ 2350 h 95"/>
                              <a:gd name="T40" fmla="+- 0 1762 1695"/>
                              <a:gd name="T41" fmla="*/ T40 w 89"/>
                              <a:gd name="T42" fmla="+- 0 2341 2336"/>
                              <a:gd name="T43" fmla="*/ 2341 h 95"/>
                              <a:gd name="T44" fmla="+- 0 1751 1695"/>
                              <a:gd name="T45" fmla="*/ T44 w 89"/>
                              <a:gd name="T46" fmla="+- 0 2336 2336"/>
                              <a:gd name="T47" fmla="*/ 2336 h 95"/>
                              <a:gd name="T48" fmla="+- 0 1739 1695"/>
                              <a:gd name="T49" fmla="*/ T48 w 89"/>
                              <a:gd name="T50" fmla="+- 0 2336 2336"/>
                              <a:gd name="T51" fmla="*/ 2336 h 95"/>
                              <a:gd name="T52" fmla="+- 0 1728 1695"/>
                              <a:gd name="T53" fmla="*/ T52 w 89"/>
                              <a:gd name="T54" fmla="+- 0 2336 2336"/>
                              <a:gd name="T55" fmla="*/ 2336 h 95"/>
                              <a:gd name="T56" fmla="+- 0 1716 1695"/>
                              <a:gd name="T57" fmla="*/ T56 w 89"/>
                              <a:gd name="T58" fmla="+- 0 2341 2336"/>
                              <a:gd name="T59" fmla="*/ 2341 h 95"/>
                              <a:gd name="T60" fmla="+- 0 1708 1695"/>
                              <a:gd name="T61" fmla="*/ T60 w 89"/>
                              <a:gd name="T62" fmla="+- 0 2350 2336"/>
                              <a:gd name="T63" fmla="*/ 2350 h 95"/>
                              <a:gd name="T64" fmla="+- 0 1700 1695"/>
                              <a:gd name="T65" fmla="*/ T64 w 89"/>
                              <a:gd name="T66" fmla="+- 0 2359 2336"/>
                              <a:gd name="T67" fmla="*/ 2359 h 95"/>
                              <a:gd name="T68" fmla="+- 0 1695 1695"/>
                              <a:gd name="T69" fmla="*/ T68 w 89"/>
                              <a:gd name="T70" fmla="+- 0 2371 2336"/>
                              <a:gd name="T71" fmla="*/ 2371 h 95"/>
                              <a:gd name="T72" fmla="+- 0 1695 1695"/>
                              <a:gd name="T73" fmla="*/ T72 w 89"/>
                              <a:gd name="T74" fmla="+- 0 2383 2336"/>
                              <a:gd name="T75" fmla="*/ 2383 h 95"/>
                              <a:gd name="T76" fmla="+- 0 1695 1695"/>
                              <a:gd name="T77" fmla="*/ T76 w 89"/>
                              <a:gd name="T78" fmla="+- 0 2396 2336"/>
                              <a:gd name="T79" fmla="*/ 2396 h 95"/>
                              <a:gd name="T80" fmla="+- 0 1700 1695"/>
                              <a:gd name="T81" fmla="*/ T80 w 89"/>
                              <a:gd name="T82" fmla="+- 0 2408 2336"/>
                              <a:gd name="T83" fmla="*/ 2408 h 95"/>
                              <a:gd name="T84" fmla="+- 0 1708 1695"/>
                              <a:gd name="T85" fmla="*/ T84 w 89"/>
                              <a:gd name="T86" fmla="+- 0 2417 2336"/>
                              <a:gd name="T87" fmla="*/ 2417 h 95"/>
                              <a:gd name="T88" fmla="+- 0 1716 1695"/>
                              <a:gd name="T89" fmla="*/ T88 w 89"/>
                              <a:gd name="T90" fmla="+- 0 2426 2336"/>
                              <a:gd name="T91" fmla="*/ 2426 h 95"/>
                              <a:gd name="T92" fmla="+- 0 1728 1695"/>
                              <a:gd name="T93" fmla="*/ T92 w 89"/>
                              <a:gd name="T94" fmla="+- 0 2431 2336"/>
                              <a:gd name="T95" fmla="*/ 2431 h 95"/>
                              <a:gd name="T96" fmla="+- 0 1739 1695"/>
                              <a:gd name="T97" fmla="*/ T96 w 89"/>
                              <a:gd name="T98" fmla="+- 0 2431 2336"/>
                              <a:gd name="T99" fmla="*/ 2431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89" h="95">
                                <a:moveTo>
                                  <a:pt x="44" y="95"/>
                                </a:moveTo>
                                <a:lnTo>
                                  <a:pt x="56" y="95"/>
                                </a:lnTo>
                                <a:lnTo>
                                  <a:pt x="67" y="90"/>
                                </a:lnTo>
                                <a:lnTo>
                                  <a:pt x="75" y="81"/>
                                </a:lnTo>
                                <a:lnTo>
                                  <a:pt x="84" y="72"/>
                                </a:lnTo>
                                <a:lnTo>
                                  <a:pt x="88" y="60"/>
                                </a:lnTo>
                                <a:lnTo>
                                  <a:pt x="88" y="47"/>
                                </a:lnTo>
                                <a:lnTo>
                                  <a:pt x="88" y="35"/>
                                </a:lnTo>
                                <a:lnTo>
                                  <a:pt x="84" y="23"/>
                                </a:lnTo>
                                <a:lnTo>
                                  <a:pt x="75" y="14"/>
                                </a:lnTo>
                                <a:lnTo>
                                  <a:pt x="67" y="5"/>
                                </a:lnTo>
                                <a:lnTo>
                                  <a:pt x="56" y="0"/>
                                </a:lnTo>
                                <a:lnTo>
                                  <a:pt x="44" y="0"/>
                                </a:lnTo>
                                <a:lnTo>
                                  <a:pt x="33" y="0"/>
                                </a:lnTo>
                                <a:lnTo>
                                  <a:pt x="21" y="5"/>
                                </a:lnTo>
                                <a:lnTo>
                                  <a:pt x="13" y="14"/>
                                </a:lnTo>
                                <a:lnTo>
                                  <a:pt x="5" y="23"/>
                                </a:lnTo>
                                <a:lnTo>
                                  <a:pt x="0" y="35"/>
                                </a:lnTo>
                                <a:lnTo>
                                  <a:pt x="0" y="47"/>
                                </a:lnTo>
                                <a:lnTo>
                                  <a:pt x="0" y="60"/>
                                </a:lnTo>
                                <a:lnTo>
                                  <a:pt x="5" y="72"/>
                                </a:lnTo>
                                <a:lnTo>
                                  <a:pt x="13" y="81"/>
                                </a:lnTo>
                                <a:lnTo>
                                  <a:pt x="21" y="90"/>
                                </a:lnTo>
                                <a:lnTo>
                                  <a:pt x="33" y="95"/>
                                </a:lnTo>
                                <a:lnTo>
                                  <a:pt x="44" y="95"/>
                                </a:lnTo>
                                <a:close/>
                              </a:path>
                            </a:pathLst>
                          </a:custGeom>
                          <a:noFill/>
                          <a:ln w="4143">
                            <a:solidFill>
                              <a:srgbClr val="FF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 name="Freeform 68"/>
                        <wps:cNvSpPr>
                          <a:spLocks/>
                        </wps:cNvSpPr>
                        <wps:spPr bwMode="auto">
                          <a:xfrm>
                            <a:off x="1695" y="2371"/>
                            <a:ext cx="89" cy="95"/>
                          </a:xfrm>
                          <a:custGeom>
                            <a:avLst/>
                            <a:gdLst>
                              <a:gd name="T0" fmla="+- 0 1751 1695"/>
                              <a:gd name="T1" fmla="*/ T0 w 89"/>
                              <a:gd name="T2" fmla="+- 0 2372 2372"/>
                              <a:gd name="T3" fmla="*/ 2372 h 95"/>
                              <a:gd name="T4" fmla="+- 0 1728 1695"/>
                              <a:gd name="T5" fmla="*/ T4 w 89"/>
                              <a:gd name="T6" fmla="+- 0 2372 2372"/>
                              <a:gd name="T7" fmla="*/ 2372 h 95"/>
                              <a:gd name="T8" fmla="+- 0 1716 1695"/>
                              <a:gd name="T9" fmla="*/ T8 w 89"/>
                              <a:gd name="T10" fmla="+- 0 2377 2372"/>
                              <a:gd name="T11" fmla="*/ 2377 h 95"/>
                              <a:gd name="T12" fmla="+- 0 1700 1695"/>
                              <a:gd name="T13" fmla="*/ T12 w 89"/>
                              <a:gd name="T14" fmla="+- 0 2395 2372"/>
                              <a:gd name="T15" fmla="*/ 2395 h 95"/>
                              <a:gd name="T16" fmla="+- 0 1695 1695"/>
                              <a:gd name="T17" fmla="*/ T16 w 89"/>
                              <a:gd name="T18" fmla="+- 0 2407 2372"/>
                              <a:gd name="T19" fmla="*/ 2407 h 95"/>
                              <a:gd name="T20" fmla="+- 0 1695 1695"/>
                              <a:gd name="T21" fmla="*/ T20 w 89"/>
                              <a:gd name="T22" fmla="+- 0 2432 2372"/>
                              <a:gd name="T23" fmla="*/ 2432 h 95"/>
                              <a:gd name="T24" fmla="+- 0 1700 1695"/>
                              <a:gd name="T25" fmla="*/ T24 w 89"/>
                              <a:gd name="T26" fmla="+- 0 2444 2372"/>
                              <a:gd name="T27" fmla="*/ 2444 h 95"/>
                              <a:gd name="T28" fmla="+- 0 1716 1695"/>
                              <a:gd name="T29" fmla="*/ T28 w 89"/>
                              <a:gd name="T30" fmla="+- 0 2462 2372"/>
                              <a:gd name="T31" fmla="*/ 2462 h 95"/>
                              <a:gd name="T32" fmla="+- 0 1728 1695"/>
                              <a:gd name="T33" fmla="*/ T32 w 89"/>
                              <a:gd name="T34" fmla="+- 0 2467 2372"/>
                              <a:gd name="T35" fmla="*/ 2467 h 95"/>
                              <a:gd name="T36" fmla="+- 0 1751 1695"/>
                              <a:gd name="T37" fmla="*/ T36 w 89"/>
                              <a:gd name="T38" fmla="+- 0 2467 2372"/>
                              <a:gd name="T39" fmla="*/ 2467 h 95"/>
                              <a:gd name="T40" fmla="+- 0 1762 1695"/>
                              <a:gd name="T41" fmla="*/ T40 w 89"/>
                              <a:gd name="T42" fmla="+- 0 2462 2372"/>
                              <a:gd name="T43" fmla="*/ 2462 h 95"/>
                              <a:gd name="T44" fmla="+- 0 1779 1695"/>
                              <a:gd name="T45" fmla="*/ T44 w 89"/>
                              <a:gd name="T46" fmla="+- 0 2444 2372"/>
                              <a:gd name="T47" fmla="*/ 2444 h 95"/>
                              <a:gd name="T48" fmla="+- 0 1783 1695"/>
                              <a:gd name="T49" fmla="*/ T48 w 89"/>
                              <a:gd name="T50" fmla="+- 0 2432 2372"/>
                              <a:gd name="T51" fmla="*/ 2432 h 95"/>
                              <a:gd name="T52" fmla="+- 0 1783 1695"/>
                              <a:gd name="T53" fmla="*/ T52 w 89"/>
                              <a:gd name="T54" fmla="+- 0 2407 2372"/>
                              <a:gd name="T55" fmla="*/ 2407 h 95"/>
                              <a:gd name="T56" fmla="+- 0 1779 1695"/>
                              <a:gd name="T57" fmla="*/ T56 w 89"/>
                              <a:gd name="T58" fmla="+- 0 2395 2372"/>
                              <a:gd name="T59" fmla="*/ 2395 h 95"/>
                              <a:gd name="T60" fmla="+- 0 1762 1695"/>
                              <a:gd name="T61" fmla="*/ T60 w 89"/>
                              <a:gd name="T62" fmla="+- 0 2377 2372"/>
                              <a:gd name="T63" fmla="*/ 2377 h 95"/>
                              <a:gd name="T64" fmla="+- 0 1751 1695"/>
                              <a:gd name="T65" fmla="*/ T64 w 89"/>
                              <a:gd name="T66" fmla="+- 0 2372 2372"/>
                              <a:gd name="T67" fmla="*/ 2372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89" h="95">
                                <a:moveTo>
                                  <a:pt x="56" y="0"/>
                                </a:moveTo>
                                <a:lnTo>
                                  <a:pt x="33" y="0"/>
                                </a:lnTo>
                                <a:lnTo>
                                  <a:pt x="21" y="5"/>
                                </a:lnTo>
                                <a:lnTo>
                                  <a:pt x="5" y="23"/>
                                </a:lnTo>
                                <a:lnTo>
                                  <a:pt x="0" y="35"/>
                                </a:lnTo>
                                <a:lnTo>
                                  <a:pt x="0" y="60"/>
                                </a:lnTo>
                                <a:lnTo>
                                  <a:pt x="5" y="72"/>
                                </a:lnTo>
                                <a:lnTo>
                                  <a:pt x="21" y="90"/>
                                </a:lnTo>
                                <a:lnTo>
                                  <a:pt x="33" y="95"/>
                                </a:lnTo>
                                <a:lnTo>
                                  <a:pt x="56" y="95"/>
                                </a:lnTo>
                                <a:lnTo>
                                  <a:pt x="67" y="90"/>
                                </a:lnTo>
                                <a:lnTo>
                                  <a:pt x="84" y="72"/>
                                </a:lnTo>
                                <a:lnTo>
                                  <a:pt x="88" y="60"/>
                                </a:lnTo>
                                <a:lnTo>
                                  <a:pt x="88" y="35"/>
                                </a:lnTo>
                                <a:lnTo>
                                  <a:pt x="84" y="23"/>
                                </a:lnTo>
                                <a:lnTo>
                                  <a:pt x="67" y="5"/>
                                </a:lnTo>
                                <a:lnTo>
                                  <a:pt x="56" y="0"/>
                                </a:lnTo>
                                <a:close/>
                              </a:path>
                            </a:pathLst>
                          </a:custGeom>
                          <a:solidFill>
                            <a:srgbClr val="0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 name="Freeform 67"/>
                        <wps:cNvSpPr>
                          <a:spLocks/>
                        </wps:cNvSpPr>
                        <wps:spPr bwMode="auto">
                          <a:xfrm>
                            <a:off x="1695" y="2371"/>
                            <a:ext cx="89" cy="95"/>
                          </a:xfrm>
                          <a:custGeom>
                            <a:avLst/>
                            <a:gdLst>
                              <a:gd name="T0" fmla="+- 0 1739 1695"/>
                              <a:gd name="T1" fmla="*/ T0 w 89"/>
                              <a:gd name="T2" fmla="+- 0 2467 2372"/>
                              <a:gd name="T3" fmla="*/ 2467 h 95"/>
                              <a:gd name="T4" fmla="+- 0 1751 1695"/>
                              <a:gd name="T5" fmla="*/ T4 w 89"/>
                              <a:gd name="T6" fmla="+- 0 2467 2372"/>
                              <a:gd name="T7" fmla="*/ 2467 h 95"/>
                              <a:gd name="T8" fmla="+- 0 1762 1695"/>
                              <a:gd name="T9" fmla="*/ T8 w 89"/>
                              <a:gd name="T10" fmla="+- 0 2462 2372"/>
                              <a:gd name="T11" fmla="*/ 2462 h 95"/>
                              <a:gd name="T12" fmla="+- 0 1770 1695"/>
                              <a:gd name="T13" fmla="*/ T12 w 89"/>
                              <a:gd name="T14" fmla="+- 0 2453 2372"/>
                              <a:gd name="T15" fmla="*/ 2453 h 95"/>
                              <a:gd name="T16" fmla="+- 0 1779 1695"/>
                              <a:gd name="T17" fmla="*/ T16 w 89"/>
                              <a:gd name="T18" fmla="+- 0 2444 2372"/>
                              <a:gd name="T19" fmla="*/ 2444 h 95"/>
                              <a:gd name="T20" fmla="+- 0 1783 1695"/>
                              <a:gd name="T21" fmla="*/ T20 w 89"/>
                              <a:gd name="T22" fmla="+- 0 2432 2372"/>
                              <a:gd name="T23" fmla="*/ 2432 h 95"/>
                              <a:gd name="T24" fmla="+- 0 1783 1695"/>
                              <a:gd name="T25" fmla="*/ T24 w 89"/>
                              <a:gd name="T26" fmla="+- 0 2419 2372"/>
                              <a:gd name="T27" fmla="*/ 2419 h 95"/>
                              <a:gd name="T28" fmla="+- 0 1783 1695"/>
                              <a:gd name="T29" fmla="*/ T28 w 89"/>
                              <a:gd name="T30" fmla="+- 0 2407 2372"/>
                              <a:gd name="T31" fmla="*/ 2407 h 95"/>
                              <a:gd name="T32" fmla="+- 0 1779 1695"/>
                              <a:gd name="T33" fmla="*/ T32 w 89"/>
                              <a:gd name="T34" fmla="+- 0 2395 2372"/>
                              <a:gd name="T35" fmla="*/ 2395 h 95"/>
                              <a:gd name="T36" fmla="+- 0 1770 1695"/>
                              <a:gd name="T37" fmla="*/ T36 w 89"/>
                              <a:gd name="T38" fmla="+- 0 2386 2372"/>
                              <a:gd name="T39" fmla="*/ 2386 h 95"/>
                              <a:gd name="T40" fmla="+- 0 1762 1695"/>
                              <a:gd name="T41" fmla="*/ T40 w 89"/>
                              <a:gd name="T42" fmla="+- 0 2377 2372"/>
                              <a:gd name="T43" fmla="*/ 2377 h 95"/>
                              <a:gd name="T44" fmla="+- 0 1751 1695"/>
                              <a:gd name="T45" fmla="*/ T44 w 89"/>
                              <a:gd name="T46" fmla="+- 0 2372 2372"/>
                              <a:gd name="T47" fmla="*/ 2372 h 95"/>
                              <a:gd name="T48" fmla="+- 0 1739 1695"/>
                              <a:gd name="T49" fmla="*/ T48 w 89"/>
                              <a:gd name="T50" fmla="+- 0 2372 2372"/>
                              <a:gd name="T51" fmla="*/ 2372 h 95"/>
                              <a:gd name="T52" fmla="+- 0 1728 1695"/>
                              <a:gd name="T53" fmla="*/ T52 w 89"/>
                              <a:gd name="T54" fmla="+- 0 2372 2372"/>
                              <a:gd name="T55" fmla="*/ 2372 h 95"/>
                              <a:gd name="T56" fmla="+- 0 1716 1695"/>
                              <a:gd name="T57" fmla="*/ T56 w 89"/>
                              <a:gd name="T58" fmla="+- 0 2377 2372"/>
                              <a:gd name="T59" fmla="*/ 2377 h 95"/>
                              <a:gd name="T60" fmla="+- 0 1708 1695"/>
                              <a:gd name="T61" fmla="*/ T60 w 89"/>
                              <a:gd name="T62" fmla="+- 0 2386 2372"/>
                              <a:gd name="T63" fmla="*/ 2386 h 95"/>
                              <a:gd name="T64" fmla="+- 0 1700 1695"/>
                              <a:gd name="T65" fmla="*/ T64 w 89"/>
                              <a:gd name="T66" fmla="+- 0 2395 2372"/>
                              <a:gd name="T67" fmla="*/ 2395 h 95"/>
                              <a:gd name="T68" fmla="+- 0 1695 1695"/>
                              <a:gd name="T69" fmla="*/ T68 w 89"/>
                              <a:gd name="T70" fmla="+- 0 2407 2372"/>
                              <a:gd name="T71" fmla="*/ 2407 h 95"/>
                              <a:gd name="T72" fmla="+- 0 1695 1695"/>
                              <a:gd name="T73" fmla="*/ T72 w 89"/>
                              <a:gd name="T74" fmla="+- 0 2419 2372"/>
                              <a:gd name="T75" fmla="*/ 2419 h 95"/>
                              <a:gd name="T76" fmla="+- 0 1695 1695"/>
                              <a:gd name="T77" fmla="*/ T76 w 89"/>
                              <a:gd name="T78" fmla="+- 0 2432 2372"/>
                              <a:gd name="T79" fmla="*/ 2432 h 95"/>
                              <a:gd name="T80" fmla="+- 0 1700 1695"/>
                              <a:gd name="T81" fmla="*/ T80 w 89"/>
                              <a:gd name="T82" fmla="+- 0 2444 2372"/>
                              <a:gd name="T83" fmla="*/ 2444 h 95"/>
                              <a:gd name="T84" fmla="+- 0 1708 1695"/>
                              <a:gd name="T85" fmla="*/ T84 w 89"/>
                              <a:gd name="T86" fmla="+- 0 2453 2372"/>
                              <a:gd name="T87" fmla="*/ 2453 h 95"/>
                              <a:gd name="T88" fmla="+- 0 1716 1695"/>
                              <a:gd name="T89" fmla="*/ T88 w 89"/>
                              <a:gd name="T90" fmla="+- 0 2462 2372"/>
                              <a:gd name="T91" fmla="*/ 2462 h 95"/>
                              <a:gd name="T92" fmla="+- 0 1728 1695"/>
                              <a:gd name="T93" fmla="*/ T92 w 89"/>
                              <a:gd name="T94" fmla="+- 0 2467 2372"/>
                              <a:gd name="T95" fmla="*/ 2467 h 95"/>
                              <a:gd name="T96" fmla="+- 0 1739 1695"/>
                              <a:gd name="T97" fmla="*/ T96 w 89"/>
                              <a:gd name="T98" fmla="+- 0 2467 2372"/>
                              <a:gd name="T99" fmla="*/ 2467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89" h="95">
                                <a:moveTo>
                                  <a:pt x="44" y="95"/>
                                </a:moveTo>
                                <a:lnTo>
                                  <a:pt x="56" y="95"/>
                                </a:lnTo>
                                <a:lnTo>
                                  <a:pt x="67" y="90"/>
                                </a:lnTo>
                                <a:lnTo>
                                  <a:pt x="75" y="81"/>
                                </a:lnTo>
                                <a:lnTo>
                                  <a:pt x="84" y="72"/>
                                </a:lnTo>
                                <a:lnTo>
                                  <a:pt x="88" y="60"/>
                                </a:lnTo>
                                <a:lnTo>
                                  <a:pt x="88" y="47"/>
                                </a:lnTo>
                                <a:lnTo>
                                  <a:pt x="88" y="35"/>
                                </a:lnTo>
                                <a:lnTo>
                                  <a:pt x="84" y="23"/>
                                </a:lnTo>
                                <a:lnTo>
                                  <a:pt x="75" y="14"/>
                                </a:lnTo>
                                <a:lnTo>
                                  <a:pt x="67" y="5"/>
                                </a:lnTo>
                                <a:lnTo>
                                  <a:pt x="56" y="0"/>
                                </a:lnTo>
                                <a:lnTo>
                                  <a:pt x="44" y="0"/>
                                </a:lnTo>
                                <a:lnTo>
                                  <a:pt x="33" y="0"/>
                                </a:lnTo>
                                <a:lnTo>
                                  <a:pt x="21" y="5"/>
                                </a:lnTo>
                                <a:lnTo>
                                  <a:pt x="13" y="14"/>
                                </a:lnTo>
                                <a:lnTo>
                                  <a:pt x="5" y="23"/>
                                </a:lnTo>
                                <a:lnTo>
                                  <a:pt x="0" y="35"/>
                                </a:lnTo>
                                <a:lnTo>
                                  <a:pt x="0" y="47"/>
                                </a:lnTo>
                                <a:lnTo>
                                  <a:pt x="0" y="60"/>
                                </a:lnTo>
                                <a:lnTo>
                                  <a:pt x="5" y="72"/>
                                </a:lnTo>
                                <a:lnTo>
                                  <a:pt x="13" y="81"/>
                                </a:lnTo>
                                <a:lnTo>
                                  <a:pt x="21" y="90"/>
                                </a:lnTo>
                                <a:lnTo>
                                  <a:pt x="33" y="95"/>
                                </a:lnTo>
                                <a:lnTo>
                                  <a:pt x="44" y="95"/>
                                </a:lnTo>
                                <a:close/>
                              </a:path>
                            </a:pathLst>
                          </a:custGeom>
                          <a:noFill/>
                          <a:ln w="4143">
                            <a:solidFill>
                              <a:srgbClr val="00808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53E59F2" id="Group 66" o:spid="_x0000_s1026" style="position:absolute;margin-left:84.6pt;margin-top:113.3pt;width:4.75pt;height:10.25pt;z-index:-251653120;mso-position-horizontal-relative:page" coordorigin="1692,2266" coordsize="95,2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">
                <v:line id="Line 78" o:spid="_x0000_s1027" style="position:absolute;visibility:visible;mso-wrap-style:square" from="1739,2308" to="1739,23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2Nj+8MAAADbAAAADwAAAGRycy9kb3ducmV2LnhtbESPQWvCQBSE7wX/w/KEXorZtS02pK6i&#10;BSFXo5feHtlnkpp9G7NbE/+9WxB6HGbmG2a5Hm0rrtT7xrGGeaJAEJfONFxpOB52sxSED8gGW8ek&#10;4UYe1qvJ0xIz4wbe07UIlYgQ9hlqqEPoMil9WZNFn7iOOHon11sMUfaVND0OEW5b+arUQlpsOC7U&#10;2NFXTeW5+LUaXNhd5Mf798/2YM8v3cBqaHKl9fN03HyCCDSG//CjnRsN6Rv8fYk/QK7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9jY/vDAAAA2wAAAA8AAAAAAAAAAAAA&#10;AAAAoQIAAGRycy9kb3ducmV2LnhtbFBLBQYAAAAABAAEAPkAAACRAwAAAAA=&#10;" strokecolor="blue" strokeweight=".1113mm"/>
                <v:line id="Line 77" o:spid="_x0000_s1028" style="position:absolute;visibility:visible;mso-wrap-style:square" from="1739,2298" to="1739,23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rHke8UAAADbAAAADwAAAGRycy9kb3ducmV2LnhtbESPQWvCQBSE74L/YXlCL9JsFFtCzEZE&#10;MPTQg01Lz8/saxKafRuza0z/vVso9DjMzDdMtptMJ0YaXGtZwSqKQRBXVrdcK/h4Pz4mIJxH1thZ&#10;JgU/5GCXz2cZptre+I3G0tciQNilqKDxvk+ldFVDBl1ke+LgfdnBoA9yqKUe8BbgppPrOH6WBlsO&#10;Cw32dGio+i6vRsHmqbu8LovP/ny6rspYJ4XUB6PUw2Lab0F4mvx/+K/9ohUkG/j9En6AzO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rHke8UAAADbAAAADwAAAAAAAAAA&#10;AAAAAAChAgAAZHJzL2Rvd25yZXYueG1sUEsFBgAAAAAEAAQA+QAAAJMDAAAAAA==&#10;" strokecolor="#6b8e23" strokeweight=".1113mm"/>
                <v:line id="Line 76" o:spid="_x0000_s1029" style="position:absolute;visibility:visible;mso-wrap-style:square" from="1739,2372" to="1739,23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8VJuccAAADbAAAADwAAAGRycy9kb3ducmV2LnhtbESP3WrCQBSE74W+w3IK3hTdtP5UU1cR&#10;i7YXClZ9gEP2mMRmz8bsqrFP7woFL4eZ+YYZTWpTiDNVLres4LUdgSBOrM45VbDbzlsDEM4jayws&#10;k4IrOZiMnxojjLW98A+dNz4VAcIuRgWZ92UspUsyMujatiQO3t5WBn2QVSp1hZcAN4V8i6K+NJhz&#10;WMiwpFlGye/mZBR0/g7d9Wq/XOxe3g/R0Hylx8/5VKnmcz39AOGp9o/wf/tbKxj04P4l/AA5v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DxUm5xwAAANsAAAAPAAAAAAAA&#10;AAAAAAAAAKECAABkcnMvZG93bnJldi54bWxQSwUGAAAAAAQABAD5AAAAlQMAAAAA&#10;" strokecolor="red" strokeweight=".1113mm"/>
                <v:line id="Line 75" o:spid="_x0000_s1030" style="position:absolute;visibility:visible;mso-wrap-style:square" from="1739,2409" to="1739,24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D+l18UAAADbAAAADwAAAGRycy9kb3ducmV2LnhtbESPT2sCMRTE70K/Q3gFb5ptlUVWs1JK&#10;KxXqoVqox8fm7R/dvKxJqttvbwShx2FmfsMslr1pxZmcbywreBonIIgLqxuuFHzv3kczED4ga2wt&#10;k4I/8rDMHwYLzLS98Bedt6ESEcI+QwV1CF0mpS9qMujHtiOOXmmdwRClq6R2eIlw08rnJEmlwYbj&#10;Qo0dvdZUHLe/RoF763ef0/2kK+Vhvdqs7OnnVKVKDR/7lzmIQH34D9/bH1rBLIXbl/gDZH4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D+l18UAAADbAAAADwAAAAAAAAAA&#10;AAAAAAChAgAAZHJzL2Rvd25yZXYueG1sUEsFBgAAAAAEAAQA+QAAAJMDAAAAAA==&#10;" strokecolor="teal" strokeweight=".1113mm"/>
                <v:shape id="Freeform 74" o:spid="_x0000_s1031" style="position:absolute;left:1695;top:2268;width:89;height:95;visibility:visible;mso-wrap-style:square;v-text-anchor:top" coordsize="89,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9UccUA&#10;AADbAAAADwAAAGRycy9kb3ducmV2LnhtbESPQWvCQBSE7wX/w/KE3pqNCiaNrmKVUmkPYlqKx0f2&#10;mcRm34bsVuO/d4VCj8PMfMPMl71pxJk6V1tWMIpiEMSF1TWXCr4+X59SEM4ja2wsk4IrOVguBg9z&#10;zLS98J7OuS9FgLDLUEHlfZtJ6YqKDLrItsTBO9rOoA+yK6Xu8BLgppHjOJ5KgzWHhQpbWldU/OS/&#10;RsFpdXh/e/5I3E6W03rzMrHfrj8o9TjsVzMQnnr/H/5rb7WCNIH7l/AD5O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L1RxxQAAANsAAAAPAAAAAAAAAAAAAAAAAJgCAABkcnMv&#10;ZG93bnJldi54bWxQSwUGAAAAAAQABAD1AAAAigMAAAAA&#10;" path="m56,l33,,21,5,5,23,,35,,60,5,72,21,90r12,5l56,95,67,90,84,72,88,60r,-25l84,23,67,5,56,xe" fillcolor="blue" stroked="f">
                  <v:path arrowok="t" o:connecttype="custom" o:connectlocs="56,2269;33,2269;21,2274;5,2292;0,2304;0,2329;5,2341;21,2359;33,2364;56,2364;67,2359;84,2341;88,2329;88,2304;84,2292;67,2274;56,2269" o:connectangles="0,0,0,0,0,0,0,0,0,0,0,0,0,0,0,0,0"/>
                </v:shape>
                <v:shape id="Freeform 73" o:spid="_x0000_s1032" style="position:absolute;left:1695;top:2268;width:89;height:95;visibility:visible;mso-wrap-style:square;v-text-anchor:top" coordsize="89,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VgNr4A&#10;AADbAAAADwAAAGRycy9kb3ducmV2LnhtbERPTYvCMBC9L/gfwgje1tQepFSjiKC4F2GrB49DMzbV&#10;ZlKSWLv/fnNY2OPjfa+3o+3EQD60jhUs5hkI4trplhsF18vhswARIrLGzjEp+KEA283kY42ldm/+&#10;pqGKjUghHEpUYGLsSylDbchimLueOHF35y3GBH0jtcd3CredzLNsKS22nBoM9rQ3VD+rl1Xw8Oew&#10;iNXD62I4OnM757svzJWaTcfdCkSkMf6L/9wnraBIY9OX9APk5h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61YDa+AAAA2wAAAA8AAAAAAAAAAAAAAAAAmAIAAGRycy9kb3ducmV2&#10;LnhtbFBLBQYAAAAABAAEAPUAAACDAwAAAAA=&#10;" path="m44,95r12,l67,90r8,-9l84,72,88,60r,-13l88,35,84,23,75,14,67,5,56,,44,,33,,21,5r-8,9l5,23,,35,,47,,60,5,72r8,9l21,90r12,5l44,95xe" filled="f" strokecolor="blue" strokeweight=".1151mm">
                  <v:path arrowok="t" o:connecttype="custom" o:connectlocs="44,2364;56,2364;67,2359;75,2350;84,2341;88,2329;88,2316;88,2304;84,2292;75,2283;67,2274;56,2269;44,2269;33,2269;21,2274;13,2283;5,2292;0,2304;0,2316;0,2329;5,2341;13,2350;21,2359;33,2364;44,2364" o:connectangles="0,0,0,0,0,0,0,0,0,0,0,0,0,0,0,0,0,0,0,0,0,0,0,0,0"/>
                </v:shape>
                <v:shape id="Freeform 72" o:spid="_x0000_s1033" style="position:absolute;left:1701;top:2274;width:76;height:82;visibility:visible;mso-wrap-style:square;v-text-anchor:top" coordsize="76,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OMksQA&#10;AADbAAAADwAAAGRycy9kb3ducmV2LnhtbESPT4vCMBTE74LfITxhb5q6iH+qUdwFYQ+yYBVsb4/m&#10;2Rabl9JktX77jSB4HGbmN8xq05la3Kh1lWUF41EEgji3uuJCwem4G85BOI+ssbZMCh7kYLPu91YY&#10;a3vnA90SX4gAYRejgtL7JpbS5SUZdCPbEAfvYluDPsi2kLrFe4CbWn5G0VQarDgslNjQd0n5Nfkz&#10;ChZfbl/pdCJ5VmeU/D5O5zS7KvUx6LZLEJ46/w6/2j9awXwBzy/hB8j1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ujjJLEAAAA2wAAAA8AAAAAAAAAAAAAAAAAmAIAAGRycy9k&#10;b3ducmV2LnhtbFBLBQYAAAAABAAEAPUAAACJAwAAAAA=&#10;" path="m48,l28,,19,4,4,20,,30,,52,4,62,19,77r9,4l48,81,58,77,72,62,76,52r,-22l72,20,58,4,48,xe" fillcolor="#6b8e23" stroked="f">
                  <v:path arrowok="t" o:connecttype="custom" o:connectlocs="48,2274;28,2274;19,2278;4,2294;0,2304;0,2326;4,2336;19,2351;28,2355;48,2355;58,2351;72,2336;76,2326;76,2304;72,2294;58,2278;48,2274" o:connectangles="0,0,0,0,0,0,0,0,0,0,0,0,0,0,0,0,0"/>
                </v:shape>
                <v:shape id="Freeform 71" o:spid="_x0000_s1034" style="position:absolute;left:1701;top:2274;width:76;height:82;visibility:visible;mso-wrap-style:square;v-text-anchor:top" coordsize="76,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9nFMAA&#10;AADbAAAADwAAAGRycy9kb3ducmV2LnhtbERPz2vCMBS+C/sfwhvspmkFh61GEUXYwYPTDa/P5pkW&#10;m5faxFr/++Uw8Pjx/Z4ve1uLjlpfOVaQjhIQxIXTFRsFP8ftcArCB2SNtWNS8CQPy8XbYI65dg/+&#10;pu4QjIgh7HNUUIbQ5FL6oiSLfuQa4shdXGsxRNgaqVt8xHBby3GSfEqLFceGEhtal1RcD3ergJ6n&#10;yW+66zZ+f05vk8yarEuNUh/v/WoGIlAfXuJ/95dWkMX18Uv8AXLx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H9nFMAAAADbAAAADwAAAAAAAAAAAAAAAACYAgAAZHJzL2Rvd25y&#10;ZXYueG1sUEsFBgAAAAAEAAQA9QAAAIUDAAAAAA==&#10;" path="m38,81r10,l58,77r7,-7l72,62,76,52r,-11l76,30,72,20,65,12,58,4,48,,38,,28,,19,4r-8,8l4,20,,30,,41,,52,4,62r7,8l19,77r9,4l38,81xe" filled="f" strokecolor="#6b8e23" strokeweight=".1151mm">
                  <v:path arrowok="t" o:connecttype="custom" o:connectlocs="38,2355;48,2355;58,2351;65,2344;72,2336;76,2326;76,2315;76,2304;72,2294;65,2286;58,2278;48,2274;38,2274;28,2274;19,2278;11,2286;4,2294;0,2304;0,2315;0,2326;4,2336;11,2344;19,2351;28,2355;38,2355" o:connectangles="0,0,0,0,0,0,0,0,0,0,0,0,0,0,0,0,0,0,0,0,0,0,0,0,0"/>
                </v:shape>
                <v:shape id="Freeform 70" o:spid="_x0000_s1035" style="position:absolute;left:1695;top:2335;width:89;height:95;visibility:visible;mso-wrap-style:square;v-text-anchor:top" coordsize="89,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6uDsYA&#10;AADbAAAADwAAAGRycy9kb3ducmV2LnhtbESPQWvCQBSE70L/w/IKXsRs9GBtdJUiFIUexEQo3h7Z&#10;Z5I2+zZk15j6612h4HGYmW+Y5bo3teiodZVlBZMoBkGcW11xoeCYfY7nIJxH1lhbJgV/5GC9ehks&#10;MdH2ygfqUl+IAGGXoILS+yaR0uUlGXSRbYiDd7atQR9kW0jd4jXATS2ncTyTBisOCyU2tCkp/00v&#10;RsHGFfHXd7c77bvsth/JNHv72d6UGr72HwsQnnr/DP+3d1rB+wQeX8IPkK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x6uDsYAAADbAAAADwAAAAAAAAAAAAAAAACYAgAAZHJz&#10;L2Rvd25yZXYueG1sUEsFBgAAAAAEAAQA9QAAAIsDAAAAAA==&#10;" path="m56,l33,,21,5,5,23,,35,,60,5,72,21,90r12,5l56,95,67,90,84,72,88,60r,-25l84,23,67,5,56,xe" fillcolor="red" stroked="f">
                  <v:path arrowok="t" o:connecttype="custom" o:connectlocs="56,2336;33,2336;21,2341;5,2359;0,2371;0,2396;5,2408;21,2426;33,2431;56,2431;67,2426;84,2408;88,2396;88,2371;84,2359;67,2341;56,2336" o:connectangles="0,0,0,0,0,0,0,0,0,0,0,0,0,0,0,0,0"/>
                </v:shape>
                <v:shape id="Freeform 69" o:spid="_x0000_s1036" style="position:absolute;left:1695;top:2335;width:89;height:95;visibility:visible;mso-wrap-style:square;v-text-anchor:top" coordsize="89,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Xo3cMA&#10;AADbAAAADwAAAGRycy9kb3ducmV2LnhtbESPQWsCMRSE7wX/Q3hCL6VmlWp1a5RSKPRaFcTbY/NM&#10;lm5e1k26G/99UxA8DjPzDbPeJteInrpQe1YwnRQgiCuvazYKDvvP5yWIEJE1Np5JwZUCbDejhzWW&#10;2g/8Tf0uGpEhHEpUYGNsSylDZclhmPiWOHtn3zmMWXZG6g6HDHeNnBXFQjqsOS9YbOnDUvWz+3UK&#10;Uj+Y9HptTs4slk/25Ti/1HKu1OM4vb+BiJTiPXxrf2kFqxn8f8k/QG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TXo3cMAAADbAAAADwAAAAAAAAAAAAAAAACYAgAAZHJzL2Rv&#10;d25yZXYueG1sUEsFBgAAAAAEAAQA9QAAAIgDAAAAAA==&#10;" path="m44,95r12,l67,90r8,-9l84,72,88,60r,-13l88,35,84,23,75,14,67,5,56,,44,,33,,21,5r-8,9l5,23,,35,,47,,60,5,72r8,9l21,90r12,5l44,95xe" filled="f" strokecolor="red" strokeweight=".1151mm">
                  <v:path arrowok="t" o:connecttype="custom" o:connectlocs="44,2431;56,2431;67,2426;75,2417;84,2408;88,2396;88,2383;88,2371;84,2359;75,2350;67,2341;56,2336;44,2336;33,2336;21,2341;13,2350;5,2359;0,2371;0,2383;0,2396;5,2408;13,2417;21,2426;33,2431;44,2431" o:connectangles="0,0,0,0,0,0,0,0,0,0,0,0,0,0,0,0,0,0,0,0,0,0,0,0,0"/>
                </v:shape>
                <v:shape id="Freeform 68" o:spid="_x0000_s1037" style="position:absolute;left:1695;top:2371;width:89;height:95;visibility:visible;mso-wrap-style:square;v-text-anchor:top" coordsize="89,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rvO8UA&#10;AADbAAAADwAAAGRycy9kb3ducmV2LnhtbESPQUsDMRSE74L/ITzBm81WQXTbtBRtaU+KtdAeXzfP&#10;7OLmZU3SbdxfbwTB4zAz3zDTebKt6MmHxrGC8agAQVw53bBRsHtf3TyACBFZY+uYFHxTgPns8mKK&#10;pXZnfqN+G43IEA4lKqhj7EopQ1WTxTByHXH2Ppy3GLP0RmqP5wy3rbwtintpseG8UGNHTzVVn9uT&#10;VbA8Jm3WXweThn16WR9fB//cD0pdX6XFBESkFP/Df+2NVvB4B79f8g+Qs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6u87xQAAANsAAAAPAAAAAAAAAAAAAAAAAJgCAABkcnMv&#10;ZG93bnJldi54bWxQSwUGAAAAAAQABAD1AAAAigMAAAAA&#10;" path="m56,l33,,21,5,5,23,,35,,60,5,72,21,90r12,5l56,95,67,90,84,72,88,60r,-25l84,23,67,5,56,xe" fillcolor="teal" stroked="f">
                  <v:path arrowok="t" o:connecttype="custom" o:connectlocs="56,2372;33,2372;21,2377;5,2395;0,2407;0,2432;5,2444;21,2462;33,2467;56,2467;67,2462;84,2444;88,2432;88,2407;84,2395;67,2377;56,2372" o:connectangles="0,0,0,0,0,0,0,0,0,0,0,0,0,0,0,0,0"/>
                </v:shape>
                <v:shape id="Freeform 67" o:spid="_x0000_s1038" style="position:absolute;left:1695;top:2371;width:89;height:95;visibility:visible;mso-wrap-style:square;v-text-anchor:top" coordsize="89,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8iUsQA&#10;AADbAAAADwAAAGRycy9kb3ducmV2LnhtbESP3WoCMRSE7wu+QzhC72rWVqquRhHBUnsj/jzAcXPM&#10;Bjcn203qrm/fCIVeDjPzDTNfdq4SN2qC9axgOMhAEBdeWzYKTsfNywREiMgaK8+k4E4Blove0xxz&#10;7Vve0+0QjUgQDjkqKGOscylDUZLDMPA1cfIuvnEYk2yM1A22Ce4q+Zpl79Kh5bRQYk3rkorr4ccp&#10;GNWT+/m8e7Mfw+/L1uBXO7bOKPXc71YzEJG6+B/+a39qBdMRPL6kHy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Z/IlLEAAAA2wAAAA8AAAAAAAAAAAAAAAAAmAIAAGRycy9k&#10;b3ducmV2LnhtbFBLBQYAAAAABAAEAPUAAACJAwAAAAA=&#10;" path="m44,95r12,l67,90r8,-9l84,72,88,60r,-13l88,35,84,23,75,14,67,5,56,,44,,33,,21,5r-8,9l5,23,,35,,47,,60,5,72r8,9l21,90r12,5l44,95xe" filled="f" strokecolor="teal" strokeweight=".1151mm">
                  <v:path arrowok="t" o:connecttype="custom" o:connectlocs="44,2467;56,2467;67,2462;75,2453;84,2444;88,2432;88,2419;88,2407;84,2395;75,2386;67,2377;56,2372;44,2372;33,2372;21,2377;13,2386;5,2395;0,2407;0,2419;0,2432;5,2444;13,2453;21,2462;33,2467;44,2467" o:connectangles="0,0,0,0,0,0,0,0,0,0,0,0,0,0,0,0,0,0,0,0,0,0,0,0,0"/>
                </v:shape>
                <w10:wrap anchorx="page"/>
              </v:group>
            </w:pict>
          </mc:Fallback>
        </mc:AlternateContent>
      </w:r>
      <w:r>
        <w:rPr>
          <w:noProof/>
          <w:lang w:val="en-GB" w:eastAsia="en-GB"/>
        </w:rPr>
        <mc:AlternateContent>
          <mc:Choice Requires="wpg">
            <w:drawing>
              <wp:anchor distT="0" distB="0" distL="114300" distR="114300" simplePos="0" relativeHeight="251664384" behindDoc="1" locked="0" layoutInCell="1" allowOverlap="1" wp14:anchorId="5A812D49" wp14:editId="3AC5D5BF">
                <wp:simplePos x="0" y="0"/>
                <wp:positionH relativeFrom="page">
                  <wp:posOffset>1074420</wp:posOffset>
                </wp:positionH>
                <wp:positionV relativeFrom="paragraph">
                  <wp:posOffset>1295400</wp:posOffset>
                </wp:positionV>
                <wp:extent cx="60325" cy="64770"/>
                <wp:effectExtent l="7620" t="4445" r="8255" b="6985"/>
                <wp:wrapNone/>
                <wp:docPr id="78" name="Group 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325" cy="64770"/>
                          <a:chOff x="1692" y="2040"/>
                          <a:chExt cx="95" cy="102"/>
                        </a:xfrm>
                      </wpg:grpSpPr>
                      <wps:wsp>
                        <wps:cNvPr id="79" name="Line 65"/>
                        <wps:cNvCnPr>
                          <a:cxnSpLocks noChangeShapeType="1"/>
                        </wps:cNvCnPr>
                        <wps:spPr bwMode="auto">
                          <a:xfrm>
                            <a:off x="1739" y="2078"/>
                            <a:ext cx="0" cy="25"/>
                          </a:xfrm>
                          <a:prstGeom prst="line">
                            <a:avLst/>
                          </a:prstGeom>
                          <a:noFill/>
                          <a:ln w="4008">
                            <a:solidFill>
                              <a:srgbClr val="D3D3D3"/>
                            </a:solidFill>
                            <a:prstDash val="solid"/>
                            <a:round/>
                            <a:headEnd/>
                            <a:tailEnd/>
                          </a:ln>
                          <a:extLst>
                            <a:ext uri="{909E8E84-426E-40DD-AFC4-6F175D3DCCD1}">
                              <a14:hiddenFill xmlns:a14="http://schemas.microsoft.com/office/drawing/2010/main">
                                <a:noFill/>
                              </a14:hiddenFill>
                            </a:ext>
                          </a:extLst>
                        </wps:spPr>
                        <wps:bodyPr/>
                      </wps:wsp>
                      <wps:wsp>
                        <wps:cNvPr id="80" name="Freeform 64"/>
                        <wps:cNvSpPr>
                          <a:spLocks/>
                        </wps:cNvSpPr>
                        <wps:spPr bwMode="auto">
                          <a:xfrm>
                            <a:off x="1695" y="2042"/>
                            <a:ext cx="89" cy="95"/>
                          </a:xfrm>
                          <a:custGeom>
                            <a:avLst/>
                            <a:gdLst>
                              <a:gd name="T0" fmla="+- 0 1751 1695"/>
                              <a:gd name="T1" fmla="*/ T0 w 89"/>
                              <a:gd name="T2" fmla="+- 0 2043 2043"/>
                              <a:gd name="T3" fmla="*/ 2043 h 95"/>
                              <a:gd name="T4" fmla="+- 0 1728 1695"/>
                              <a:gd name="T5" fmla="*/ T4 w 89"/>
                              <a:gd name="T6" fmla="+- 0 2043 2043"/>
                              <a:gd name="T7" fmla="*/ 2043 h 95"/>
                              <a:gd name="T8" fmla="+- 0 1716 1695"/>
                              <a:gd name="T9" fmla="*/ T8 w 89"/>
                              <a:gd name="T10" fmla="+- 0 2048 2043"/>
                              <a:gd name="T11" fmla="*/ 2048 h 95"/>
                              <a:gd name="T12" fmla="+- 0 1700 1695"/>
                              <a:gd name="T13" fmla="*/ T12 w 89"/>
                              <a:gd name="T14" fmla="+- 0 2066 2043"/>
                              <a:gd name="T15" fmla="*/ 2066 h 95"/>
                              <a:gd name="T16" fmla="+- 0 1695 1695"/>
                              <a:gd name="T17" fmla="*/ T16 w 89"/>
                              <a:gd name="T18" fmla="+- 0 2078 2043"/>
                              <a:gd name="T19" fmla="*/ 2078 h 95"/>
                              <a:gd name="T20" fmla="+- 0 1695 1695"/>
                              <a:gd name="T21" fmla="*/ T20 w 89"/>
                              <a:gd name="T22" fmla="+- 0 2103 2043"/>
                              <a:gd name="T23" fmla="*/ 2103 h 95"/>
                              <a:gd name="T24" fmla="+- 0 1700 1695"/>
                              <a:gd name="T25" fmla="*/ T24 w 89"/>
                              <a:gd name="T26" fmla="+- 0 2115 2043"/>
                              <a:gd name="T27" fmla="*/ 2115 h 95"/>
                              <a:gd name="T28" fmla="+- 0 1716 1695"/>
                              <a:gd name="T29" fmla="*/ T28 w 89"/>
                              <a:gd name="T30" fmla="+- 0 2133 2043"/>
                              <a:gd name="T31" fmla="*/ 2133 h 95"/>
                              <a:gd name="T32" fmla="+- 0 1728 1695"/>
                              <a:gd name="T33" fmla="*/ T32 w 89"/>
                              <a:gd name="T34" fmla="+- 0 2138 2043"/>
                              <a:gd name="T35" fmla="*/ 2138 h 95"/>
                              <a:gd name="T36" fmla="+- 0 1751 1695"/>
                              <a:gd name="T37" fmla="*/ T36 w 89"/>
                              <a:gd name="T38" fmla="+- 0 2138 2043"/>
                              <a:gd name="T39" fmla="*/ 2138 h 95"/>
                              <a:gd name="T40" fmla="+- 0 1762 1695"/>
                              <a:gd name="T41" fmla="*/ T40 w 89"/>
                              <a:gd name="T42" fmla="+- 0 2133 2043"/>
                              <a:gd name="T43" fmla="*/ 2133 h 95"/>
                              <a:gd name="T44" fmla="+- 0 1779 1695"/>
                              <a:gd name="T45" fmla="*/ T44 w 89"/>
                              <a:gd name="T46" fmla="+- 0 2115 2043"/>
                              <a:gd name="T47" fmla="*/ 2115 h 95"/>
                              <a:gd name="T48" fmla="+- 0 1783 1695"/>
                              <a:gd name="T49" fmla="*/ T48 w 89"/>
                              <a:gd name="T50" fmla="+- 0 2103 2043"/>
                              <a:gd name="T51" fmla="*/ 2103 h 95"/>
                              <a:gd name="T52" fmla="+- 0 1783 1695"/>
                              <a:gd name="T53" fmla="*/ T52 w 89"/>
                              <a:gd name="T54" fmla="+- 0 2078 2043"/>
                              <a:gd name="T55" fmla="*/ 2078 h 95"/>
                              <a:gd name="T56" fmla="+- 0 1779 1695"/>
                              <a:gd name="T57" fmla="*/ T56 w 89"/>
                              <a:gd name="T58" fmla="+- 0 2066 2043"/>
                              <a:gd name="T59" fmla="*/ 2066 h 95"/>
                              <a:gd name="T60" fmla="+- 0 1762 1695"/>
                              <a:gd name="T61" fmla="*/ T60 w 89"/>
                              <a:gd name="T62" fmla="+- 0 2048 2043"/>
                              <a:gd name="T63" fmla="*/ 2048 h 95"/>
                              <a:gd name="T64" fmla="+- 0 1751 1695"/>
                              <a:gd name="T65" fmla="*/ T64 w 89"/>
                              <a:gd name="T66" fmla="+- 0 2043 2043"/>
                              <a:gd name="T67" fmla="*/ 2043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89" h="95">
                                <a:moveTo>
                                  <a:pt x="56" y="0"/>
                                </a:moveTo>
                                <a:lnTo>
                                  <a:pt x="33" y="0"/>
                                </a:lnTo>
                                <a:lnTo>
                                  <a:pt x="21" y="5"/>
                                </a:lnTo>
                                <a:lnTo>
                                  <a:pt x="5" y="23"/>
                                </a:lnTo>
                                <a:lnTo>
                                  <a:pt x="0" y="35"/>
                                </a:lnTo>
                                <a:lnTo>
                                  <a:pt x="0" y="60"/>
                                </a:lnTo>
                                <a:lnTo>
                                  <a:pt x="5" y="72"/>
                                </a:lnTo>
                                <a:lnTo>
                                  <a:pt x="21" y="90"/>
                                </a:lnTo>
                                <a:lnTo>
                                  <a:pt x="33" y="95"/>
                                </a:lnTo>
                                <a:lnTo>
                                  <a:pt x="56" y="95"/>
                                </a:lnTo>
                                <a:lnTo>
                                  <a:pt x="67" y="90"/>
                                </a:lnTo>
                                <a:lnTo>
                                  <a:pt x="84" y="72"/>
                                </a:lnTo>
                                <a:lnTo>
                                  <a:pt x="88" y="60"/>
                                </a:lnTo>
                                <a:lnTo>
                                  <a:pt x="88" y="35"/>
                                </a:lnTo>
                                <a:lnTo>
                                  <a:pt x="84" y="23"/>
                                </a:lnTo>
                                <a:lnTo>
                                  <a:pt x="67" y="5"/>
                                </a:lnTo>
                                <a:lnTo>
                                  <a:pt x="56" y="0"/>
                                </a:lnTo>
                                <a:close/>
                              </a:path>
                            </a:pathLst>
                          </a:custGeom>
                          <a:solidFill>
                            <a:srgbClr val="D3D3D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 name="Freeform 63"/>
                        <wps:cNvSpPr>
                          <a:spLocks/>
                        </wps:cNvSpPr>
                        <wps:spPr bwMode="auto">
                          <a:xfrm>
                            <a:off x="1695" y="2042"/>
                            <a:ext cx="89" cy="95"/>
                          </a:xfrm>
                          <a:custGeom>
                            <a:avLst/>
                            <a:gdLst>
                              <a:gd name="T0" fmla="+- 0 1739 1695"/>
                              <a:gd name="T1" fmla="*/ T0 w 89"/>
                              <a:gd name="T2" fmla="+- 0 2138 2043"/>
                              <a:gd name="T3" fmla="*/ 2138 h 95"/>
                              <a:gd name="T4" fmla="+- 0 1751 1695"/>
                              <a:gd name="T5" fmla="*/ T4 w 89"/>
                              <a:gd name="T6" fmla="+- 0 2138 2043"/>
                              <a:gd name="T7" fmla="*/ 2138 h 95"/>
                              <a:gd name="T8" fmla="+- 0 1762 1695"/>
                              <a:gd name="T9" fmla="*/ T8 w 89"/>
                              <a:gd name="T10" fmla="+- 0 2133 2043"/>
                              <a:gd name="T11" fmla="*/ 2133 h 95"/>
                              <a:gd name="T12" fmla="+- 0 1770 1695"/>
                              <a:gd name="T13" fmla="*/ T12 w 89"/>
                              <a:gd name="T14" fmla="+- 0 2124 2043"/>
                              <a:gd name="T15" fmla="*/ 2124 h 95"/>
                              <a:gd name="T16" fmla="+- 0 1779 1695"/>
                              <a:gd name="T17" fmla="*/ T16 w 89"/>
                              <a:gd name="T18" fmla="+- 0 2115 2043"/>
                              <a:gd name="T19" fmla="*/ 2115 h 95"/>
                              <a:gd name="T20" fmla="+- 0 1783 1695"/>
                              <a:gd name="T21" fmla="*/ T20 w 89"/>
                              <a:gd name="T22" fmla="+- 0 2103 2043"/>
                              <a:gd name="T23" fmla="*/ 2103 h 95"/>
                              <a:gd name="T24" fmla="+- 0 1783 1695"/>
                              <a:gd name="T25" fmla="*/ T24 w 89"/>
                              <a:gd name="T26" fmla="+- 0 2090 2043"/>
                              <a:gd name="T27" fmla="*/ 2090 h 95"/>
                              <a:gd name="T28" fmla="+- 0 1783 1695"/>
                              <a:gd name="T29" fmla="*/ T28 w 89"/>
                              <a:gd name="T30" fmla="+- 0 2078 2043"/>
                              <a:gd name="T31" fmla="*/ 2078 h 95"/>
                              <a:gd name="T32" fmla="+- 0 1779 1695"/>
                              <a:gd name="T33" fmla="*/ T32 w 89"/>
                              <a:gd name="T34" fmla="+- 0 2066 2043"/>
                              <a:gd name="T35" fmla="*/ 2066 h 95"/>
                              <a:gd name="T36" fmla="+- 0 1770 1695"/>
                              <a:gd name="T37" fmla="*/ T36 w 89"/>
                              <a:gd name="T38" fmla="+- 0 2057 2043"/>
                              <a:gd name="T39" fmla="*/ 2057 h 95"/>
                              <a:gd name="T40" fmla="+- 0 1762 1695"/>
                              <a:gd name="T41" fmla="*/ T40 w 89"/>
                              <a:gd name="T42" fmla="+- 0 2048 2043"/>
                              <a:gd name="T43" fmla="*/ 2048 h 95"/>
                              <a:gd name="T44" fmla="+- 0 1751 1695"/>
                              <a:gd name="T45" fmla="*/ T44 w 89"/>
                              <a:gd name="T46" fmla="+- 0 2043 2043"/>
                              <a:gd name="T47" fmla="*/ 2043 h 95"/>
                              <a:gd name="T48" fmla="+- 0 1739 1695"/>
                              <a:gd name="T49" fmla="*/ T48 w 89"/>
                              <a:gd name="T50" fmla="+- 0 2043 2043"/>
                              <a:gd name="T51" fmla="*/ 2043 h 95"/>
                              <a:gd name="T52" fmla="+- 0 1728 1695"/>
                              <a:gd name="T53" fmla="*/ T52 w 89"/>
                              <a:gd name="T54" fmla="+- 0 2043 2043"/>
                              <a:gd name="T55" fmla="*/ 2043 h 95"/>
                              <a:gd name="T56" fmla="+- 0 1716 1695"/>
                              <a:gd name="T57" fmla="*/ T56 w 89"/>
                              <a:gd name="T58" fmla="+- 0 2048 2043"/>
                              <a:gd name="T59" fmla="*/ 2048 h 95"/>
                              <a:gd name="T60" fmla="+- 0 1708 1695"/>
                              <a:gd name="T61" fmla="*/ T60 w 89"/>
                              <a:gd name="T62" fmla="+- 0 2057 2043"/>
                              <a:gd name="T63" fmla="*/ 2057 h 95"/>
                              <a:gd name="T64" fmla="+- 0 1700 1695"/>
                              <a:gd name="T65" fmla="*/ T64 w 89"/>
                              <a:gd name="T66" fmla="+- 0 2066 2043"/>
                              <a:gd name="T67" fmla="*/ 2066 h 95"/>
                              <a:gd name="T68" fmla="+- 0 1695 1695"/>
                              <a:gd name="T69" fmla="*/ T68 w 89"/>
                              <a:gd name="T70" fmla="+- 0 2078 2043"/>
                              <a:gd name="T71" fmla="*/ 2078 h 95"/>
                              <a:gd name="T72" fmla="+- 0 1695 1695"/>
                              <a:gd name="T73" fmla="*/ T72 w 89"/>
                              <a:gd name="T74" fmla="+- 0 2090 2043"/>
                              <a:gd name="T75" fmla="*/ 2090 h 95"/>
                              <a:gd name="T76" fmla="+- 0 1695 1695"/>
                              <a:gd name="T77" fmla="*/ T76 w 89"/>
                              <a:gd name="T78" fmla="+- 0 2103 2043"/>
                              <a:gd name="T79" fmla="*/ 2103 h 95"/>
                              <a:gd name="T80" fmla="+- 0 1700 1695"/>
                              <a:gd name="T81" fmla="*/ T80 w 89"/>
                              <a:gd name="T82" fmla="+- 0 2115 2043"/>
                              <a:gd name="T83" fmla="*/ 2115 h 95"/>
                              <a:gd name="T84" fmla="+- 0 1708 1695"/>
                              <a:gd name="T85" fmla="*/ T84 w 89"/>
                              <a:gd name="T86" fmla="+- 0 2124 2043"/>
                              <a:gd name="T87" fmla="*/ 2124 h 95"/>
                              <a:gd name="T88" fmla="+- 0 1716 1695"/>
                              <a:gd name="T89" fmla="*/ T88 w 89"/>
                              <a:gd name="T90" fmla="+- 0 2133 2043"/>
                              <a:gd name="T91" fmla="*/ 2133 h 95"/>
                              <a:gd name="T92" fmla="+- 0 1728 1695"/>
                              <a:gd name="T93" fmla="*/ T92 w 89"/>
                              <a:gd name="T94" fmla="+- 0 2138 2043"/>
                              <a:gd name="T95" fmla="*/ 2138 h 95"/>
                              <a:gd name="T96" fmla="+- 0 1739 1695"/>
                              <a:gd name="T97" fmla="*/ T96 w 89"/>
                              <a:gd name="T98" fmla="+- 0 2138 2043"/>
                              <a:gd name="T99" fmla="*/ 2138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89" h="95">
                                <a:moveTo>
                                  <a:pt x="44" y="95"/>
                                </a:moveTo>
                                <a:lnTo>
                                  <a:pt x="56" y="95"/>
                                </a:lnTo>
                                <a:lnTo>
                                  <a:pt x="67" y="90"/>
                                </a:lnTo>
                                <a:lnTo>
                                  <a:pt x="75" y="81"/>
                                </a:lnTo>
                                <a:lnTo>
                                  <a:pt x="84" y="72"/>
                                </a:lnTo>
                                <a:lnTo>
                                  <a:pt x="88" y="60"/>
                                </a:lnTo>
                                <a:lnTo>
                                  <a:pt x="88" y="47"/>
                                </a:lnTo>
                                <a:lnTo>
                                  <a:pt x="88" y="35"/>
                                </a:lnTo>
                                <a:lnTo>
                                  <a:pt x="84" y="23"/>
                                </a:lnTo>
                                <a:lnTo>
                                  <a:pt x="75" y="14"/>
                                </a:lnTo>
                                <a:lnTo>
                                  <a:pt x="67" y="5"/>
                                </a:lnTo>
                                <a:lnTo>
                                  <a:pt x="56" y="0"/>
                                </a:lnTo>
                                <a:lnTo>
                                  <a:pt x="44" y="0"/>
                                </a:lnTo>
                                <a:lnTo>
                                  <a:pt x="33" y="0"/>
                                </a:lnTo>
                                <a:lnTo>
                                  <a:pt x="21" y="5"/>
                                </a:lnTo>
                                <a:lnTo>
                                  <a:pt x="13" y="14"/>
                                </a:lnTo>
                                <a:lnTo>
                                  <a:pt x="5" y="23"/>
                                </a:lnTo>
                                <a:lnTo>
                                  <a:pt x="0" y="35"/>
                                </a:lnTo>
                                <a:lnTo>
                                  <a:pt x="0" y="47"/>
                                </a:lnTo>
                                <a:lnTo>
                                  <a:pt x="0" y="60"/>
                                </a:lnTo>
                                <a:lnTo>
                                  <a:pt x="5" y="72"/>
                                </a:lnTo>
                                <a:lnTo>
                                  <a:pt x="13" y="81"/>
                                </a:lnTo>
                                <a:lnTo>
                                  <a:pt x="21" y="90"/>
                                </a:lnTo>
                                <a:lnTo>
                                  <a:pt x="33" y="95"/>
                                </a:lnTo>
                                <a:lnTo>
                                  <a:pt x="44" y="95"/>
                                </a:lnTo>
                                <a:close/>
                              </a:path>
                            </a:pathLst>
                          </a:custGeom>
                          <a:noFill/>
                          <a:ln w="4143">
                            <a:solidFill>
                              <a:srgbClr val="D3D3D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AD29BEE" id="Group 62" o:spid="_x0000_s1026" style="position:absolute;margin-left:84.6pt;margin-top:102pt;width:4.75pt;height:5.1pt;z-index:-251652096;mso-position-horizontal-relative:page" coordorigin="1692,2040" coordsize="95,1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">
                <v:line id="Line 65" o:spid="_x0000_s1027" style="position:absolute;visibility:visible;mso-wrap-style:square" from="1739,2078" to="1739,21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5vvZ8YAAADbAAAADwAAAGRycy9kb3ducmV2LnhtbESPQWvCQBSE70L/w/KEXkQ36aFq6ipF&#10;2iJUBKMHc3tkX5Ng9m3MbmPaX+8WhB6HmfmGWax6U4uOWldZVhBPIhDEudUVFwqOh/fxDITzyBpr&#10;y6Tghxyslg+DBSbaXnlPXeoLESDsElRQet8kUrq8JINuYhvi4H3Z1qAPsi2kbvEa4KaWT1H0LA1W&#10;HBZKbGhdUn5Ov42CNNtHu/hUYDqi3+1u85Z9XD4zpR6H/esLCE+9/w/f2xutYDqHvy/hB8jl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b72fGAAAA2wAAAA8AAAAAAAAA&#10;AAAAAAAAoQIAAGRycy9kb3ducmV2LnhtbFBLBQYAAAAABAAEAPkAAACUAwAAAAA=&#10;" strokecolor="#d3d3d3" strokeweight=".1113mm"/>
                <v:shape id="Freeform 64" o:spid="_x0000_s1028" style="position:absolute;left:1695;top:2042;width:89;height:95;visibility:visible;mso-wrap-style:square;v-text-anchor:top" coordsize="89,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PpDL8A&#10;AADbAAAADwAAAGRycy9kb3ducmV2LnhtbERPS27CMBDdV+IO1iB1VxygRShgEEICyhLaAwzxEEfE&#10;42CbJNy+XiB1+fT+y3Vva9GSD5VjBeNRBoK4cLriUsHvz+5jDiJEZI21Y1LwpADr1eBtibl2HZ+o&#10;PcdSpBAOOSowMTa5lKEwZDGMXEOcuKvzFmOCvpTaY5fCbS0nWTaTFitODQYb2hoqbueHVXC4m9ln&#10;t9vsD/7ymHbP7Avb01Gp92G/WYCI1Md/8cv9rRXM0/r0Jf0Aufo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AY+kMvwAAANsAAAAPAAAAAAAAAAAAAAAAAJgCAABkcnMvZG93bnJl&#10;di54bWxQSwUGAAAAAAQABAD1AAAAhAMAAAAA&#10;" path="m56,l33,,21,5,5,23,,35,,60,5,72,21,90r12,5l56,95,67,90,84,72,88,60r,-25l84,23,67,5,56,xe" fillcolor="#d3d3d3" stroked="f">
                  <v:path arrowok="t" o:connecttype="custom" o:connectlocs="56,2043;33,2043;21,2048;5,2066;0,2078;0,2103;5,2115;21,2133;33,2138;56,2138;67,2133;84,2115;88,2103;88,2078;84,2066;67,2048;56,2043" o:connectangles="0,0,0,0,0,0,0,0,0,0,0,0,0,0,0,0,0"/>
                </v:shape>
                <v:shape id="Freeform 63" o:spid="_x0000_s1029" style="position:absolute;left:1695;top:2042;width:89;height:95;visibility:visible;mso-wrap-style:square;v-text-anchor:top" coordsize="89,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8ef+b8A&#10;AADbAAAADwAAAGRycy9kb3ducmV2LnhtbESPzarCMBSE9xd8h3AEd9fULlSqUUQRxZ0/uD40x6bY&#10;nNQman17Iwguh5n5hpnOW1uJBzW+dKxg0E9AEOdOl1woOB3X/2MQPiBrrByTghd5mM86f1PMtHvy&#10;nh6HUIgIYZ+hAhNCnUnpc0MWfd/VxNG7uMZiiLIppG7wGeG2kmmSDKXFkuOCwZqWhvLr4W4VhHR0&#10;3qxSv7JyWZvtyN6uZb5TqtdtFxMQgdrwC3/bW61gPIDPl/gD5OwN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Tx5/5vwAAANsAAAAPAAAAAAAAAAAAAAAAAJgCAABkcnMvZG93bnJl&#10;di54bWxQSwUGAAAAAAQABAD1AAAAhAMAAAAA&#10;" path="m44,95r12,l67,90r8,-9l84,72,88,60r,-13l88,35,84,23,75,14,67,5,56,,44,,33,,21,5r-8,9l5,23,,35,,47,,60,5,72r8,9l21,90r12,5l44,95xe" filled="f" strokecolor="#d3d3d3" strokeweight=".1151mm">
                  <v:path arrowok="t" o:connecttype="custom" o:connectlocs="44,2138;56,2138;67,2133;75,2124;84,2115;88,2103;88,2090;88,2078;84,2066;75,2057;67,2048;56,2043;44,2043;33,2043;21,2048;13,2057;5,2066;0,2078;0,2090;0,2103;5,2115;13,2124;21,2133;33,2138;44,2138" o:connectangles="0,0,0,0,0,0,0,0,0,0,0,0,0,0,0,0,0,0,0,0,0,0,0,0,0"/>
                </v:shape>
                <w10:wrap anchorx="page"/>
              </v:group>
            </w:pict>
          </mc:Fallback>
        </mc:AlternateContent>
      </w:r>
      <w:r>
        <w:rPr>
          <w:noProof/>
          <w:lang w:val="en-GB" w:eastAsia="en-GB"/>
        </w:rPr>
        <mc:AlternateContent>
          <mc:Choice Requires="wps">
            <w:drawing>
              <wp:anchor distT="0" distB="0" distL="114300" distR="114300" simplePos="0" relativeHeight="251665408" behindDoc="1" locked="0" layoutInCell="1" allowOverlap="1" wp14:anchorId="28B331AC" wp14:editId="55639F48">
                <wp:simplePos x="0" y="0"/>
                <wp:positionH relativeFrom="page">
                  <wp:posOffset>3773170</wp:posOffset>
                </wp:positionH>
                <wp:positionV relativeFrom="paragraph">
                  <wp:posOffset>69850</wp:posOffset>
                </wp:positionV>
                <wp:extent cx="107950" cy="240665"/>
                <wp:effectExtent l="1270" t="0" r="0" b="0"/>
                <wp:wrapNone/>
                <wp:docPr id="77"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950" cy="2406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DE0A10" w14:textId="77777777" w:rsidR="0098636F" w:rsidRDefault="00CC7689">
                            <w:pPr>
                              <w:spacing w:line="334" w:lineRule="exact"/>
                              <w:rPr>
                                <w:rFonts w:ascii="Meiryo" w:hAnsi="Meiryo"/>
                                <w:i/>
                              </w:rPr>
                            </w:pPr>
                            <w:r>
                              <w:rPr>
                                <w:rFonts w:ascii="Meiryo" w:hAnsi="Meiryo"/>
                                <w:i/>
                                <w:w w:val="95"/>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8B331AC" id="_x0000_t202" coordsize="21600,21600" o:spt="202" path="m,l,21600r21600,l21600,xe">
                <v:stroke joinstyle="miter"/>
                <v:path gradientshapeok="t" o:connecttype="rect"/>
              </v:shapetype>
              <v:shape id="Text Box 61" o:spid="_x0000_s1026" type="#_x0000_t202" style="position:absolute;left:0;text-align:left;margin-left:297.1pt;margin-top:5.5pt;width:8.5pt;height:18.95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" filled="f" stroked="f">
                <v:textbox inset="0,0,0,0">
                  <w:txbxContent>
                    <w:p w14:paraId="20DE0A10" w14:textId="77777777" w:rsidR="0098636F" w:rsidRDefault="00CC7689">
                      <w:pPr>
                        <w:spacing w:line="334" w:lineRule="exact"/>
                        <w:rPr>
                          <w:rFonts w:ascii="Meiryo" w:hAnsi="Meiryo"/>
                          <w:i/>
                        </w:rPr>
                      </w:pPr>
                      <w:r>
                        <w:rPr>
                          <w:rFonts w:ascii="Meiryo" w:hAnsi="Meiryo"/>
                          <w:i/>
                          <w:w w:val="95"/>
                        </w:rPr>
                        <w:t>≈</w:t>
                      </w:r>
                    </w:p>
                  </w:txbxContent>
                </v:textbox>
                <w10:wrap anchorx="page"/>
              </v:shape>
            </w:pict>
          </mc:Fallback>
        </mc:AlternateContent>
      </w:r>
      <w:r w:rsidR="00CC7689">
        <w:t xml:space="preserve">The current state-of-the-art data samples </w:t>
      </w:r>
      <w:r w:rsidR="00CC7689">
        <w:rPr>
          <w:spacing w:val="-3"/>
        </w:rPr>
        <w:t xml:space="preserve">have </w:t>
      </w:r>
      <w:r w:rsidR="00CC7689">
        <w:t>either 10</w:t>
      </w:r>
      <w:r w:rsidR="00CC7689">
        <w:rPr>
          <w:position w:val="8"/>
          <w:sz w:val="16"/>
        </w:rPr>
        <w:t xml:space="preserve">6 </w:t>
      </w:r>
      <w:r w:rsidR="00CC7689">
        <w:t xml:space="preserve">quasars with one spectral epoch, or only a few objects with repeat photometric data, i.e. light-curve information and the accompanying repeat spectra (see Figure </w:t>
      </w:r>
      <w:hyperlink w:anchor="_bookmark6" w:history="1">
        <w:r w:rsidR="00CC7689">
          <w:t>1).</w:t>
        </w:r>
      </w:hyperlink>
      <w:r w:rsidR="00CC7689">
        <w:t xml:space="preserve"> NPR has been </w:t>
      </w:r>
      <w:r w:rsidR="00CC7689">
        <w:rPr>
          <w:spacing w:val="-3"/>
        </w:rPr>
        <w:t xml:space="preserve">involved </w:t>
      </w:r>
      <w:r w:rsidR="00CC7689">
        <w:t xml:space="preserve">in the production of both of these two types of samples </w:t>
      </w:r>
      <w:hyperlink w:anchor="_bookmark12" w:history="1">
        <w:r w:rsidR="00CC7689">
          <w:t>[MacLeod et al.,</w:t>
        </w:r>
      </w:hyperlink>
      <w:r w:rsidR="00CC7689">
        <w:t xml:space="preserve"> </w:t>
      </w:r>
      <w:hyperlink w:anchor="_bookmark12" w:history="1">
        <w:r w:rsidR="00CC7689">
          <w:t>2016,</w:t>
        </w:r>
        <w:r w:rsidR="00CC7689">
          <w:rPr>
            <w:spacing w:val="-6"/>
          </w:rPr>
          <w:t xml:space="preserve"> </w:t>
        </w:r>
      </w:hyperlink>
      <w:hyperlink w:anchor="_bookmark13" w:history="1">
        <w:proofErr w:type="spellStart"/>
        <w:r w:rsidR="00CC7689">
          <w:t>Pâris</w:t>
        </w:r>
        <w:proofErr w:type="spellEnd"/>
        <w:r w:rsidR="00CC7689">
          <w:rPr>
            <w:spacing w:val="-6"/>
          </w:rPr>
          <w:t xml:space="preserve"> </w:t>
        </w:r>
        <w:r w:rsidR="00CC7689">
          <w:t>et</w:t>
        </w:r>
        <w:r w:rsidR="00CC7689">
          <w:rPr>
            <w:spacing w:val="-6"/>
          </w:rPr>
          <w:t xml:space="preserve"> </w:t>
        </w:r>
        <w:r w:rsidR="00CC7689">
          <w:t>al.,</w:t>
        </w:r>
        <w:r w:rsidR="00CC7689">
          <w:rPr>
            <w:spacing w:val="-6"/>
          </w:rPr>
          <w:t xml:space="preserve"> </w:t>
        </w:r>
      </w:hyperlink>
      <w:hyperlink w:anchor="_bookmark13" w:history="1">
        <w:r w:rsidR="00CC7689">
          <w:t>2017].</w:t>
        </w:r>
        <w:r w:rsidR="00CC7689">
          <w:rPr>
            <w:spacing w:val="6"/>
          </w:rPr>
          <w:t xml:space="preserve"> </w:t>
        </w:r>
      </w:hyperlink>
      <w:r w:rsidR="00CC7689">
        <w:rPr>
          <w:spacing w:val="-9"/>
        </w:rPr>
        <w:t>We</w:t>
      </w:r>
      <w:r w:rsidR="00CC7689">
        <w:rPr>
          <w:spacing w:val="-6"/>
        </w:rPr>
        <w:t xml:space="preserve"> </w:t>
      </w:r>
      <w:r w:rsidR="00CC7689">
        <w:t>plan</w:t>
      </w:r>
      <w:r w:rsidR="00CC7689">
        <w:rPr>
          <w:spacing w:val="-6"/>
        </w:rPr>
        <w:t xml:space="preserve"> </w:t>
      </w:r>
      <w:r w:rsidR="00CC7689">
        <w:t>to</w:t>
      </w:r>
      <w:r w:rsidR="00CC7689">
        <w:rPr>
          <w:spacing w:val="-6"/>
        </w:rPr>
        <w:t xml:space="preserve"> </w:t>
      </w:r>
      <w:r w:rsidR="00CC7689">
        <w:t>collate</w:t>
      </w:r>
      <w:r w:rsidR="00CC7689">
        <w:rPr>
          <w:spacing w:val="-6"/>
        </w:rPr>
        <w:t xml:space="preserve"> </w:t>
      </w:r>
      <w:r w:rsidR="00CC7689">
        <w:t>datasets</w:t>
      </w:r>
      <w:r w:rsidR="00CC7689">
        <w:rPr>
          <w:spacing w:val="-6"/>
        </w:rPr>
        <w:t xml:space="preserve"> </w:t>
      </w:r>
      <w:r w:rsidR="00CC7689">
        <w:t>so</w:t>
      </w:r>
      <w:r w:rsidR="00CC7689">
        <w:rPr>
          <w:spacing w:val="-6"/>
        </w:rPr>
        <w:t xml:space="preserve"> </w:t>
      </w:r>
      <w:r w:rsidR="00CC7689">
        <w:t>that</w:t>
      </w:r>
      <w:r w:rsidR="00CC7689">
        <w:rPr>
          <w:spacing w:val="-6"/>
        </w:rPr>
        <w:t xml:space="preserve"> </w:t>
      </w:r>
      <w:r w:rsidR="00CC7689">
        <w:t>the</w:t>
      </w:r>
      <w:r w:rsidR="00CC7689">
        <w:rPr>
          <w:spacing w:val="-6"/>
        </w:rPr>
        <w:t xml:space="preserve"> </w:t>
      </w:r>
      <w:r w:rsidR="00CC7689">
        <w:t>10</w:t>
      </w:r>
      <w:r w:rsidR="00CC7689">
        <w:rPr>
          <w:position w:val="8"/>
          <w:sz w:val="16"/>
        </w:rPr>
        <w:t>6</w:t>
      </w:r>
      <w:r w:rsidR="00CC7689">
        <w:rPr>
          <w:spacing w:val="17"/>
          <w:position w:val="8"/>
          <w:sz w:val="16"/>
        </w:rPr>
        <w:t xml:space="preserve"> </w:t>
      </w:r>
      <w:r w:rsidR="00CC7689">
        <w:t>sample</w:t>
      </w:r>
      <w:r w:rsidR="00CC7689">
        <w:rPr>
          <w:spacing w:val="-6"/>
        </w:rPr>
        <w:t xml:space="preserve"> </w:t>
      </w:r>
      <w:r w:rsidR="00CC7689">
        <w:rPr>
          <w:spacing w:val="-3"/>
        </w:rPr>
        <w:t>have</w:t>
      </w:r>
      <w:r w:rsidR="00CC7689">
        <w:rPr>
          <w:spacing w:val="-6"/>
        </w:rPr>
        <w:t xml:space="preserve"> </w:t>
      </w:r>
      <w:r w:rsidR="00CC7689">
        <w:t>high-fidelity</w:t>
      </w:r>
      <w:r w:rsidR="00CC7689">
        <w:rPr>
          <w:spacing w:val="-6"/>
        </w:rPr>
        <w:t xml:space="preserve"> </w:t>
      </w:r>
      <w:r w:rsidR="00CC7689">
        <w:t>light-curves</w:t>
      </w:r>
      <w:r w:rsidR="00CC7689">
        <w:rPr>
          <w:spacing w:val="-6"/>
        </w:rPr>
        <w:t xml:space="preserve"> </w:t>
      </w:r>
      <w:r w:rsidR="00CC7689">
        <w:rPr>
          <w:i/>
        </w:rPr>
        <w:t xml:space="preserve">and </w:t>
      </w:r>
      <w:r w:rsidR="00CC7689">
        <w:t>ample</w:t>
      </w:r>
      <w:r w:rsidR="00CC7689">
        <w:rPr>
          <w:spacing w:val="-12"/>
        </w:rPr>
        <w:t xml:space="preserve"> </w:t>
      </w:r>
      <w:r w:rsidR="00CC7689">
        <w:t>repeat</w:t>
      </w:r>
      <w:r w:rsidR="00CC7689">
        <w:rPr>
          <w:spacing w:val="-12"/>
        </w:rPr>
        <w:t xml:space="preserve"> </w:t>
      </w:r>
      <w:r w:rsidR="00CC7689">
        <w:t>spectroscopy,</w:t>
      </w:r>
      <w:r w:rsidR="00CC7689">
        <w:rPr>
          <w:spacing w:val="-11"/>
        </w:rPr>
        <w:t xml:space="preserve"> </w:t>
      </w:r>
      <w:r w:rsidR="00CC7689">
        <w:t>and</w:t>
      </w:r>
      <w:r w:rsidR="00CC7689">
        <w:rPr>
          <w:spacing w:val="-12"/>
        </w:rPr>
        <w:t xml:space="preserve"> </w:t>
      </w:r>
      <w:r w:rsidR="00CC7689">
        <w:t>in</w:t>
      </w:r>
      <w:r w:rsidR="00CC7689">
        <w:rPr>
          <w:spacing w:val="-12"/>
        </w:rPr>
        <w:t xml:space="preserve"> </w:t>
      </w:r>
      <w:r w:rsidR="00CC7689">
        <w:t>doing</w:t>
      </w:r>
      <w:r w:rsidR="00CC7689">
        <w:rPr>
          <w:spacing w:val="-12"/>
        </w:rPr>
        <w:t xml:space="preserve"> </w:t>
      </w:r>
      <w:r w:rsidR="00CC7689">
        <w:t>so</w:t>
      </w:r>
      <w:r w:rsidR="00CC7689">
        <w:rPr>
          <w:spacing w:val="-12"/>
        </w:rPr>
        <w:t xml:space="preserve"> </w:t>
      </w:r>
      <w:r w:rsidR="00CC7689">
        <w:t>will</w:t>
      </w:r>
      <w:r w:rsidR="00CC7689">
        <w:rPr>
          <w:spacing w:val="-12"/>
        </w:rPr>
        <w:t xml:space="preserve"> </w:t>
      </w:r>
      <w:r w:rsidR="00CC7689">
        <w:t>kick</w:t>
      </w:r>
      <w:r w:rsidR="00CC7689">
        <w:rPr>
          <w:spacing w:val="-12"/>
        </w:rPr>
        <w:t xml:space="preserve"> </w:t>
      </w:r>
      <w:r w:rsidR="00CC7689">
        <w:t>start</w:t>
      </w:r>
      <w:r w:rsidR="00CC7689">
        <w:rPr>
          <w:spacing w:val="-12"/>
        </w:rPr>
        <w:t xml:space="preserve"> </w:t>
      </w:r>
      <w:r w:rsidR="00CC7689">
        <w:t>the</w:t>
      </w:r>
      <w:r w:rsidR="00CC7689">
        <w:rPr>
          <w:spacing w:val="-12"/>
        </w:rPr>
        <w:t xml:space="preserve"> </w:t>
      </w:r>
      <w:r w:rsidR="00CC7689">
        <w:t>new</w:t>
      </w:r>
      <w:r w:rsidR="00CC7689">
        <w:rPr>
          <w:spacing w:val="-12"/>
        </w:rPr>
        <w:t xml:space="preserve"> </w:t>
      </w:r>
      <w:r w:rsidR="00CC7689">
        <w:t>field</w:t>
      </w:r>
      <w:r w:rsidR="00CC7689">
        <w:rPr>
          <w:spacing w:val="-12"/>
        </w:rPr>
        <w:t xml:space="preserve"> </w:t>
      </w:r>
      <w:r w:rsidR="00CC7689">
        <w:t>of</w:t>
      </w:r>
      <w:r w:rsidR="00CC7689">
        <w:rPr>
          <w:spacing w:val="-12"/>
        </w:rPr>
        <w:t xml:space="preserve"> </w:t>
      </w:r>
      <w:r w:rsidR="00CC7689">
        <w:rPr>
          <w:spacing w:val="-4"/>
        </w:rPr>
        <w:t>Variable</w:t>
      </w:r>
      <w:r w:rsidR="00CC7689">
        <w:rPr>
          <w:spacing w:val="-12"/>
        </w:rPr>
        <w:t xml:space="preserve"> </w:t>
      </w:r>
      <w:r w:rsidR="00CC7689">
        <w:t>Extragalactic</w:t>
      </w:r>
      <w:r w:rsidR="00CC7689">
        <w:rPr>
          <w:spacing w:val="-12"/>
        </w:rPr>
        <w:t xml:space="preserve"> </w:t>
      </w:r>
      <w:r w:rsidR="00CC7689">
        <w:t>Astrophysics.</w:t>
      </w:r>
    </w:p>
    <w:p w14:paraId="2BE4C75F" w14:textId="43CA96FF" w:rsidR="0098636F" w:rsidRDefault="00751056">
      <w:pPr>
        <w:pStyle w:val="BodyText"/>
        <w:spacing w:before="7"/>
        <w:ind w:left="0"/>
        <w:rPr>
          <w:sz w:val="17"/>
        </w:rPr>
      </w:pPr>
      <w:r>
        <w:rPr>
          <w:noProof/>
          <w:lang w:val="en-GB" w:eastAsia="en-GB"/>
        </w:rPr>
        <mc:AlternateContent>
          <mc:Choice Requires="wps">
            <w:drawing>
              <wp:anchor distT="0" distB="0" distL="0" distR="0" simplePos="0" relativeHeight="251656192" behindDoc="0" locked="0" layoutInCell="1" allowOverlap="1" wp14:anchorId="7D855964" wp14:editId="1E3DCC12">
                <wp:simplePos x="0" y="0"/>
                <wp:positionH relativeFrom="page">
                  <wp:posOffset>1040765</wp:posOffset>
                </wp:positionH>
                <wp:positionV relativeFrom="paragraph">
                  <wp:posOffset>184785</wp:posOffset>
                </wp:positionV>
                <wp:extent cx="2696210" cy="1915795"/>
                <wp:effectExtent l="2540" t="0" r="0" b="0"/>
                <wp:wrapTopAndBottom/>
                <wp:docPr id="76"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6210" cy="1915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478"/>
                              <w:gridCol w:w="2007"/>
                              <w:gridCol w:w="1483"/>
                              <w:gridCol w:w="262"/>
                            </w:tblGrid>
                            <w:tr w:rsidR="0098636F" w14:paraId="09037C49" w14:textId="77777777">
                              <w:trPr>
                                <w:trHeight w:val="2987"/>
                              </w:trPr>
                              <w:tc>
                                <w:tcPr>
                                  <w:tcW w:w="478" w:type="dxa"/>
                                  <w:tcBorders>
                                    <w:right w:val="single" w:sz="18" w:space="0" w:color="1F77B4"/>
                                  </w:tcBorders>
                                </w:tcPr>
                                <w:p w14:paraId="60BF6382" w14:textId="77777777" w:rsidR="0098636F" w:rsidRDefault="0098636F">
                                  <w:pPr>
                                    <w:pStyle w:val="TableParagraph"/>
                                    <w:rPr>
                                      <w:rFonts w:ascii="Times New Roman"/>
                                      <w:sz w:val="20"/>
                                    </w:rPr>
                                  </w:pPr>
                                </w:p>
                              </w:tc>
                              <w:tc>
                                <w:tcPr>
                                  <w:tcW w:w="2007" w:type="dxa"/>
                                  <w:tcBorders>
                                    <w:left w:val="single" w:sz="18" w:space="0" w:color="1F77B4"/>
                                    <w:right w:val="dashed" w:sz="18" w:space="0" w:color="B8860B"/>
                                  </w:tcBorders>
                                </w:tcPr>
                                <w:p w14:paraId="29595908" w14:textId="77777777" w:rsidR="0098636F" w:rsidRDefault="0098636F">
                                  <w:pPr>
                                    <w:pStyle w:val="TableParagraph"/>
                                    <w:rPr>
                                      <w:rFonts w:ascii="Times New Roman"/>
                                      <w:sz w:val="20"/>
                                    </w:rPr>
                                  </w:pPr>
                                </w:p>
                              </w:tc>
                              <w:tc>
                                <w:tcPr>
                                  <w:tcW w:w="1483" w:type="dxa"/>
                                  <w:tcBorders>
                                    <w:left w:val="dashed" w:sz="18" w:space="0" w:color="B8860B"/>
                                    <w:right w:val="dashed" w:sz="18" w:space="0" w:color="708090"/>
                                  </w:tcBorders>
                                </w:tcPr>
                                <w:p w14:paraId="63B94EF0" w14:textId="77777777" w:rsidR="0098636F" w:rsidRDefault="0098636F">
                                  <w:pPr>
                                    <w:pStyle w:val="TableParagraph"/>
                                    <w:rPr>
                                      <w:rFonts w:ascii="Times New Roman"/>
                                      <w:sz w:val="20"/>
                                    </w:rPr>
                                  </w:pPr>
                                </w:p>
                              </w:tc>
                              <w:tc>
                                <w:tcPr>
                                  <w:tcW w:w="262" w:type="dxa"/>
                                  <w:tcBorders>
                                    <w:left w:val="dashed" w:sz="18" w:space="0" w:color="708090"/>
                                  </w:tcBorders>
                                </w:tcPr>
                                <w:p w14:paraId="57162E85" w14:textId="77777777" w:rsidR="0098636F" w:rsidRDefault="0098636F">
                                  <w:pPr>
                                    <w:pStyle w:val="TableParagraph"/>
                                    <w:rPr>
                                      <w:rFonts w:ascii="Times New Roman"/>
                                      <w:sz w:val="20"/>
                                    </w:rPr>
                                  </w:pPr>
                                </w:p>
                              </w:tc>
                            </w:tr>
                          </w:tbl>
                          <w:p w14:paraId="65C3B96F" w14:textId="77777777" w:rsidR="0098636F" w:rsidRDefault="0098636F">
                            <w:pPr>
                              <w:pStyle w:val="BodyText"/>
                              <w:spacing w:before="0"/>
                              <w:ind w:left="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D855964" id="_x0000_t202" coordsize="21600,21600" o:spt="202" path="m,l,21600r21600,l21600,xe">
                <v:stroke joinstyle="miter"/>
                <v:path gradientshapeok="t" o:connecttype="rect"/>
              </v:shapetype>
              <v:shape id="Text Box 60" o:spid="_x0000_s1027" type="#_x0000_t202" style="position:absolute;margin-left:81.95pt;margin-top:14.55pt;width:212.3pt;height:150.85pt;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" filled="f" stroked="f">
                <v:textbox inset="0,0,0,0">
                  <w:txbxContent>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478"/>
                        <w:gridCol w:w="2007"/>
                        <w:gridCol w:w="1483"/>
                        <w:gridCol w:w="262"/>
                      </w:tblGrid>
                      <w:tr w:rsidR="0098636F" w14:paraId="09037C49" w14:textId="77777777">
                        <w:trPr>
                          <w:trHeight w:val="2987"/>
                        </w:trPr>
                        <w:tc>
                          <w:tcPr>
                            <w:tcW w:w="478" w:type="dxa"/>
                            <w:tcBorders>
                              <w:right w:val="single" w:sz="18" w:space="0" w:color="1F77B4"/>
                            </w:tcBorders>
                          </w:tcPr>
                          <w:p w14:paraId="60BF6382" w14:textId="77777777" w:rsidR="0098636F" w:rsidRDefault="0098636F">
                            <w:pPr>
                              <w:pStyle w:val="TableParagraph"/>
                              <w:rPr>
                                <w:rFonts w:ascii="Times New Roman"/>
                                <w:sz w:val="20"/>
                              </w:rPr>
                            </w:pPr>
                          </w:p>
                        </w:tc>
                        <w:tc>
                          <w:tcPr>
                            <w:tcW w:w="2007" w:type="dxa"/>
                            <w:tcBorders>
                              <w:left w:val="single" w:sz="18" w:space="0" w:color="1F77B4"/>
                              <w:right w:val="dashed" w:sz="18" w:space="0" w:color="B8860B"/>
                            </w:tcBorders>
                          </w:tcPr>
                          <w:p w14:paraId="29595908" w14:textId="77777777" w:rsidR="0098636F" w:rsidRDefault="0098636F">
                            <w:pPr>
                              <w:pStyle w:val="TableParagraph"/>
                              <w:rPr>
                                <w:rFonts w:ascii="Times New Roman"/>
                                <w:sz w:val="20"/>
                              </w:rPr>
                            </w:pPr>
                          </w:p>
                        </w:tc>
                        <w:tc>
                          <w:tcPr>
                            <w:tcW w:w="1483" w:type="dxa"/>
                            <w:tcBorders>
                              <w:left w:val="dashed" w:sz="18" w:space="0" w:color="B8860B"/>
                              <w:right w:val="dashed" w:sz="18" w:space="0" w:color="708090"/>
                            </w:tcBorders>
                          </w:tcPr>
                          <w:p w14:paraId="63B94EF0" w14:textId="77777777" w:rsidR="0098636F" w:rsidRDefault="0098636F">
                            <w:pPr>
                              <w:pStyle w:val="TableParagraph"/>
                              <w:rPr>
                                <w:rFonts w:ascii="Times New Roman"/>
                                <w:sz w:val="20"/>
                              </w:rPr>
                            </w:pPr>
                          </w:p>
                        </w:tc>
                        <w:tc>
                          <w:tcPr>
                            <w:tcW w:w="262" w:type="dxa"/>
                            <w:tcBorders>
                              <w:left w:val="dashed" w:sz="18" w:space="0" w:color="708090"/>
                            </w:tcBorders>
                          </w:tcPr>
                          <w:p w14:paraId="57162E85" w14:textId="77777777" w:rsidR="0098636F" w:rsidRDefault="0098636F">
                            <w:pPr>
                              <w:pStyle w:val="TableParagraph"/>
                              <w:rPr>
                                <w:rFonts w:ascii="Times New Roman"/>
                                <w:sz w:val="20"/>
                              </w:rPr>
                            </w:pPr>
                          </w:p>
                        </w:tc>
                      </w:tr>
                    </w:tbl>
                    <w:p w14:paraId="65C3B96F" w14:textId="77777777" w:rsidR="0098636F" w:rsidRDefault="0098636F">
                      <w:pPr>
                        <w:pStyle w:val="BodyText"/>
                        <w:spacing w:before="0"/>
                        <w:ind w:left="0"/>
                      </w:pPr>
                    </w:p>
                  </w:txbxContent>
                </v:textbox>
                <w10:wrap type="topAndBottom" anchorx="page"/>
              </v:shape>
            </w:pict>
          </mc:Fallback>
        </mc:AlternateContent>
      </w:r>
      <w:r w:rsidR="00CC7689">
        <w:rPr>
          <w:noProof/>
          <w:lang w:val="en-GB" w:eastAsia="en-GB"/>
        </w:rPr>
        <w:drawing>
          <wp:anchor distT="0" distB="0" distL="0" distR="0" simplePos="0" relativeHeight="251645952" behindDoc="0" locked="0" layoutInCell="1" allowOverlap="1" wp14:anchorId="7FC33D39" wp14:editId="0010A321">
            <wp:simplePos x="0" y="0"/>
            <wp:positionH relativeFrom="page">
              <wp:posOffset>3913329</wp:posOffset>
            </wp:positionH>
            <wp:positionV relativeFrom="paragraph">
              <wp:posOffset>153752</wp:posOffset>
            </wp:positionV>
            <wp:extent cx="2899138" cy="2208276"/>
            <wp:effectExtent l="0" t="0" r="0" b="0"/>
            <wp:wrapTopAndBottom/>
            <wp:docPr id="3"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6.jpeg"/>
                    <pic:cNvPicPr/>
                  </pic:nvPicPr>
                  <pic:blipFill>
                    <a:blip r:embed="rId21" cstate="print"/>
                    <a:stretch>
                      <a:fillRect/>
                    </a:stretch>
                  </pic:blipFill>
                  <pic:spPr>
                    <a:xfrm>
                      <a:off x="0" y="0"/>
                      <a:ext cx="2899138" cy="2208276"/>
                    </a:xfrm>
                    <a:prstGeom prst="rect">
                      <a:avLst/>
                    </a:prstGeom>
                  </pic:spPr>
                </pic:pic>
              </a:graphicData>
            </a:graphic>
          </wp:anchor>
        </w:drawing>
      </w:r>
    </w:p>
    <w:p w14:paraId="02C15537" w14:textId="77777777" w:rsidR="0098636F" w:rsidRDefault="00CC7689">
      <w:pPr>
        <w:spacing w:before="31" w:line="249" w:lineRule="auto"/>
        <w:ind w:left="162" w:right="100"/>
        <w:jc w:val="both"/>
        <w:rPr>
          <w:sz w:val="18"/>
        </w:rPr>
      </w:pPr>
      <w:r>
        <w:t>Figure 1:</w:t>
      </w:r>
      <w:bookmarkStart w:id="18" w:name="_bookmark6"/>
      <w:bookmarkEnd w:id="18"/>
      <w:r>
        <w:t xml:space="preserve"> </w:t>
      </w:r>
      <w:r>
        <w:rPr>
          <w:i/>
          <w:sz w:val="18"/>
        </w:rPr>
        <w:t>(</w:t>
      </w:r>
      <w:proofErr w:type="gramStart"/>
      <w:r>
        <w:rPr>
          <w:i/>
          <w:sz w:val="18"/>
        </w:rPr>
        <w:t>Left:</w:t>
      </w:r>
      <w:proofErr w:type="gramEnd"/>
      <w:r>
        <w:rPr>
          <w:i/>
          <w:sz w:val="18"/>
        </w:rPr>
        <w:t xml:space="preserve">) </w:t>
      </w:r>
      <w:r>
        <w:rPr>
          <w:sz w:val="18"/>
        </w:rPr>
        <w:t xml:space="preserve">The optical and infrared light-curve for the redshift </w:t>
      </w:r>
      <w:r>
        <w:rPr>
          <w:i/>
          <w:sz w:val="18"/>
        </w:rPr>
        <w:t xml:space="preserve">z </w:t>
      </w:r>
      <w:r>
        <w:rPr>
          <w:rFonts w:ascii="Tahoma"/>
          <w:sz w:val="18"/>
        </w:rPr>
        <w:t xml:space="preserve">= </w:t>
      </w:r>
      <w:r>
        <w:rPr>
          <w:sz w:val="18"/>
        </w:rPr>
        <w:t>0</w:t>
      </w:r>
      <w:r>
        <w:rPr>
          <w:rFonts w:ascii="Century Gothic"/>
          <w:i/>
          <w:sz w:val="18"/>
        </w:rPr>
        <w:t>.</w:t>
      </w:r>
      <w:r>
        <w:rPr>
          <w:sz w:val="18"/>
        </w:rPr>
        <w:t xml:space="preserve">378 quasar J1100-0053 (Ross et al. 2018). Note the fall in the infrared, whereas there is a decrease, but then recovery in the optical. </w:t>
      </w:r>
      <w:r>
        <w:rPr>
          <w:i/>
          <w:sz w:val="18"/>
        </w:rPr>
        <w:t>(</w:t>
      </w:r>
      <w:proofErr w:type="gramStart"/>
      <w:r>
        <w:rPr>
          <w:i/>
          <w:sz w:val="18"/>
        </w:rPr>
        <w:t>Right:</w:t>
      </w:r>
      <w:proofErr w:type="gramEnd"/>
      <w:r>
        <w:rPr>
          <w:i/>
          <w:sz w:val="18"/>
        </w:rPr>
        <w:t xml:space="preserve">) </w:t>
      </w:r>
      <w:r>
        <w:rPr>
          <w:sz w:val="18"/>
        </w:rPr>
        <w:t>Three epochs of spectra for J1100-0053. The spectacular downturn in the blue for the 2010 spectrum indicates a dramatic change in the accretion disk.</w:t>
      </w:r>
    </w:p>
    <w:p w14:paraId="4DEEE051" w14:textId="77777777" w:rsidR="0098636F" w:rsidRDefault="0098636F">
      <w:pPr>
        <w:pStyle w:val="BodyText"/>
        <w:spacing w:before="11"/>
        <w:ind w:left="0"/>
        <w:rPr>
          <w:sz w:val="24"/>
        </w:rPr>
      </w:pPr>
    </w:p>
    <w:p w14:paraId="60206C40" w14:textId="65E1403A" w:rsidR="0098636F" w:rsidRDefault="00CC7689">
      <w:pPr>
        <w:spacing w:line="254" w:lineRule="auto"/>
        <w:ind w:left="162" w:right="100"/>
        <w:jc w:val="both"/>
      </w:pPr>
      <w:r>
        <w:rPr>
          <w:noProof/>
          <w:lang w:val="en-GB" w:eastAsia="en-GB"/>
        </w:rPr>
        <w:drawing>
          <wp:anchor distT="0" distB="0" distL="0" distR="0" simplePos="0" relativeHeight="251646976" behindDoc="1" locked="0" layoutInCell="1" allowOverlap="1" wp14:anchorId="194EE05D" wp14:editId="02020C2F">
            <wp:simplePos x="0" y="0"/>
            <wp:positionH relativeFrom="page">
              <wp:posOffset>1236279</wp:posOffset>
            </wp:positionH>
            <wp:positionV relativeFrom="paragraph">
              <wp:posOffset>-952845</wp:posOffset>
            </wp:positionV>
            <wp:extent cx="295814" cy="121443"/>
            <wp:effectExtent l="0" t="0" r="0" b="0"/>
            <wp:wrapNone/>
            <wp:docPr id="5"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png"/>
                    <pic:cNvPicPr/>
                  </pic:nvPicPr>
                  <pic:blipFill>
                    <a:blip r:embed="rId22" cstate="print"/>
                    <a:stretch>
                      <a:fillRect/>
                    </a:stretch>
                  </pic:blipFill>
                  <pic:spPr>
                    <a:xfrm>
                      <a:off x="0" y="0"/>
                      <a:ext cx="295814" cy="121443"/>
                    </a:xfrm>
                    <a:prstGeom prst="rect">
                      <a:avLst/>
                    </a:prstGeom>
                  </pic:spPr>
                </pic:pic>
              </a:graphicData>
            </a:graphic>
          </wp:anchor>
        </w:drawing>
      </w:r>
      <w:r>
        <w:rPr>
          <w:noProof/>
          <w:lang w:val="en-GB" w:eastAsia="en-GB"/>
        </w:rPr>
        <w:drawing>
          <wp:anchor distT="0" distB="0" distL="0" distR="0" simplePos="0" relativeHeight="251648000" behindDoc="1" locked="0" layoutInCell="1" allowOverlap="1" wp14:anchorId="239A1148" wp14:editId="6895ACE6">
            <wp:simplePos x="0" y="0"/>
            <wp:positionH relativeFrom="page">
              <wp:posOffset>1611645</wp:posOffset>
            </wp:positionH>
            <wp:positionV relativeFrom="paragraph">
              <wp:posOffset>-952845</wp:posOffset>
            </wp:positionV>
            <wp:extent cx="295814" cy="121443"/>
            <wp:effectExtent l="0" t="0" r="0" b="0"/>
            <wp:wrapNone/>
            <wp:docPr id="7"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png"/>
                    <pic:cNvPicPr/>
                  </pic:nvPicPr>
                  <pic:blipFill>
                    <a:blip r:embed="rId23" cstate="print"/>
                    <a:stretch>
                      <a:fillRect/>
                    </a:stretch>
                  </pic:blipFill>
                  <pic:spPr>
                    <a:xfrm>
                      <a:off x="0" y="0"/>
                      <a:ext cx="295814" cy="121443"/>
                    </a:xfrm>
                    <a:prstGeom prst="rect">
                      <a:avLst/>
                    </a:prstGeom>
                  </pic:spPr>
                </pic:pic>
              </a:graphicData>
            </a:graphic>
          </wp:anchor>
        </w:drawing>
      </w:r>
      <w:r>
        <w:rPr>
          <w:noProof/>
          <w:lang w:val="en-GB" w:eastAsia="en-GB"/>
        </w:rPr>
        <w:drawing>
          <wp:anchor distT="0" distB="0" distL="0" distR="0" simplePos="0" relativeHeight="251649024" behindDoc="1" locked="0" layoutInCell="1" allowOverlap="1" wp14:anchorId="5116E598" wp14:editId="7672E397">
            <wp:simplePos x="0" y="0"/>
            <wp:positionH relativeFrom="page">
              <wp:posOffset>1987010</wp:posOffset>
            </wp:positionH>
            <wp:positionV relativeFrom="paragraph">
              <wp:posOffset>-952845</wp:posOffset>
            </wp:positionV>
            <wp:extent cx="667364" cy="257175"/>
            <wp:effectExtent l="0" t="0" r="0" b="0"/>
            <wp:wrapNone/>
            <wp:docPr id="9"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png"/>
                    <pic:cNvPicPr/>
                  </pic:nvPicPr>
                  <pic:blipFill>
                    <a:blip r:embed="rId24" cstate="print"/>
                    <a:stretch>
                      <a:fillRect/>
                    </a:stretch>
                  </pic:blipFill>
                  <pic:spPr>
                    <a:xfrm>
                      <a:off x="0" y="0"/>
                      <a:ext cx="667364" cy="257175"/>
                    </a:xfrm>
                    <a:prstGeom prst="rect">
                      <a:avLst/>
                    </a:prstGeom>
                  </pic:spPr>
                </pic:pic>
              </a:graphicData>
            </a:graphic>
          </wp:anchor>
        </w:drawing>
      </w:r>
      <w:r>
        <w:rPr>
          <w:noProof/>
          <w:lang w:val="en-GB" w:eastAsia="en-GB"/>
        </w:rPr>
        <w:drawing>
          <wp:anchor distT="0" distB="0" distL="0" distR="0" simplePos="0" relativeHeight="251650048" behindDoc="1" locked="0" layoutInCell="1" allowOverlap="1" wp14:anchorId="3091FCDC" wp14:editId="6B9E5810">
            <wp:simplePos x="0" y="0"/>
            <wp:positionH relativeFrom="page">
              <wp:posOffset>2737742</wp:posOffset>
            </wp:positionH>
            <wp:positionV relativeFrom="paragraph">
              <wp:posOffset>-952845</wp:posOffset>
            </wp:positionV>
            <wp:extent cx="295813" cy="121443"/>
            <wp:effectExtent l="0" t="0" r="0" b="0"/>
            <wp:wrapNone/>
            <wp:docPr id="11"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0.png"/>
                    <pic:cNvPicPr/>
                  </pic:nvPicPr>
                  <pic:blipFill>
                    <a:blip r:embed="rId25" cstate="print"/>
                    <a:stretch>
                      <a:fillRect/>
                    </a:stretch>
                  </pic:blipFill>
                  <pic:spPr>
                    <a:xfrm>
                      <a:off x="0" y="0"/>
                      <a:ext cx="295813" cy="121443"/>
                    </a:xfrm>
                    <a:prstGeom prst="rect">
                      <a:avLst/>
                    </a:prstGeom>
                  </pic:spPr>
                </pic:pic>
              </a:graphicData>
            </a:graphic>
          </wp:anchor>
        </w:drawing>
      </w:r>
      <w:r>
        <w:rPr>
          <w:noProof/>
          <w:lang w:val="en-GB" w:eastAsia="en-GB"/>
        </w:rPr>
        <w:drawing>
          <wp:anchor distT="0" distB="0" distL="0" distR="0" simplePos="0" relativeHeight="251651072" behindDoc="1" locked="0" layoutInCell="1" allowOverlap="1" wp14:anchorId="34A55D57" wp14:editId="46FAB270">
            <wp:simplePos x="0" y="0"/>
            <wp:positionH relativeFrom="page">
              <wp:posOffset>3113107</wp:posOffset>
            </wp:positionH>
            <wp:positionV relativeFrom="paragraph">
              <wp:posOffset>-952845</wp:posOffset>
            </wp:positionV>
            <wp:extent cx="295813" cy="121443"/>
            <wp:effectExtent l="0" t="0" r="0" b="0"/>
            <wp:wrapNone/>
            <wp:docPr id="13"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1.png"/>
                    <pic:cNvPicPr/>
                  </pic:nvPicPr>
                  <pic:blipFill>
                    <a:blip r:embed="rId26" cstate="print"/>
                    <a:stretch>
                      <a:fillRect/>
                    </a:stretch>
                  </pic:blipFill>
                  <pic:spPr>
                    <a:xfrm>
                      <a:off x="0" y="0"/>
                      <a:ext cx="295813" cy="121443"/>
                    </a:xfrm>
                    <a:prstGeom prst="rect">
                      <a:avLst/>
                    </a:prstGeom>
                  </pic:spPr>
                </pic:pic>
              </a:graphicData>
            </a:graphic>
          </wp:anchor>
        </w:drawing>
      </w:r>
      <w:r>
        <w:rPr>
          <w:noProof/>
          <w:lang w:val="en-GB" w:eastAsia="en-GB"/>
        </w:rPr>
        <w:drawing>
          <wp:anchor distT="0" distB="0" distL="0" distR="0" simplePos="0" relativeHeight="251652096" behindDoc="1" locked="0" layoutInCell="1" allowOverlap="1" wp14:anchorId="1A9C58BE" wp14:editId="7B0533A2">
            <wp:simplePos x="0" y="0"/>
            <wp:positionH relativeFrom="page">
              <wp:posOffset>3488473</wp:posOffset>
            </wp:positionH>
            <wp:positionV relativeFrom="paragraph">
              <wp:posOffset>-952845</wp:posOffset>
            </wp:positionV>
            <wp:extent cx="295813" cy="121443"/>
            <wp:effectExtent l="0" t="0" r="0" b="0"/>
            <wp:wrapNone/>
            <wp:docPr id="15"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2.png"/>
                    <pic:cNvPicPr/>
                  </pic:nvPicPr>
                  <pic:blipFill>
                    <a:blip r:embed="rId27" cstate="print"/>
                    <a:stretch>
                      <a:fillRect/>
                    </a:stretch>
                  </pic:blipFill>
                  <pic:spPr>
                    <a:xfrm>
                      <a:off x="0" y="0"/>
                      <a:ext cx="295813" cy="121443"/>
                    </a:xfrm>
                    <a:prstGeom prst="rect">
                      <a:avLst/>
                    </a:prstGeom>
                  </pic:spPr>
                </pic:pic>
              </a:graphicData>
            </a:graphic>
          </wp:anchor>
        </w:drawing>
      </w:r>
      <w:r w:rsidR="00751056">
        <w:rPr>
          <w:noProof/>
          <w:lang w:val="en-GB" w:eastAsia="en-GB"/>
        </w:rPr>
        <mc:AlternateContent>
          <mc:Choice Requires="wpg">
            <w:drawing>
              <wp:anchor distT="0" distB="0" distL="114300" distR="114300" simplePos="0" relativeHeight="251659264" behindDoc="1" locked="0" layoutInCell="1" allowOverlap="1" wp14:anchorId="119ABA0D" wp14:editId="06B842A4">
                <wp:simplePos x="0" y="0"/>
                <wp:positionH relativeFrom="page">
                  <wp:posOffset>821055</wp:posOffset>
                </wp:positionH>
                <wp:positionV relativeFrom="paragraph">
                  <wp:posOffset>-1275080</wp:posOffset>
                </wp:positionV>
                <wp:extent cx="248285" cy="78740"/>
                <wp:effectExtent l="1905" t="0" r="6985" b="0"/>
                <wp:wrapNone/>
                <wp:docPr id="72" name="Group 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8285" cy="78740"/>
                          <a:chOff x="1293" y="-2008"/>
                          <a:chExt cx="391" cy="124"/>
                        </a:xfrm>
                      </wpg:grpSpPr>
                      <wps:wsp>
                        <wps:cNvPr id="73" name="Freeform 59"/>
                        <wps:cNvSpPr>
                          <a:spLocks/>
                        </wps:cNvSpPr>
                        <wps:spPr bwMode="auto">
                          <a:xfrm>
                            <a:off x="1645" y="-1948"/>
                            <a:ext cx="38" cy="2"/>
                          </a:xfrm>
                          <a:custGeom>
                            <a:avLst/>
                            <a:gdLst>
                              <a:gd name="T0" fmla="+- 0 1645 1645"/>
                              <a:gd name="T1" fmla="*/ T0 w 38"/>
                              <a:gd name="T2" fmla="+- 0 1683 1645"/>
                              <a:gd name="T3" fmla="*/ T2 w 38"/>
                            </a:gdLst>
                            <a:ahLst/>
                            <a:cxnLst>
                              <a:cxn ang="0">
                                <a:pos x="T1" y="0"/>
                              </a:cxn>
                              <a:cxn ang="0">
                                <a:pos x="T3" y="0"/>
                              </a:cxn>
                            </a:cxnLst>
                            <a:rect l="0" t="0" r="r" b="b"/>
                            <a:pathLst>
                              <a:path w="38">
                                <a:moveTo>
                                  <a:pt x="0" y="0"/>
                                </a:moveTo>
                                <a:lnTo>
                                  <a:pt x="38"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 name="Line 58"/>
                        <wps:cNvCnPr>
                          <a:cxnSpLocks noChangeShapeType="1"/>
                        </wps:cNvCnPr>
                        <wps:spPr bwMode="auto">
                          <a:xfrm>
                            <a:off x="1645" y="-1948"/>
                            <a:ext cx="38" cy="0"/>
                          </a:xfrm>
                          <a:prstGeom prst="line">
                            <a:avLst/>
                          </a:prstGeom>
                          <a:noFill/>
                          <a:ln w="8598">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75" name="Picture 5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1292" y="-2008"/>
                            <a:ext cx="320" cy="1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79A3E791" id="Group 56" o:spid="_x0000_s1026" style="position:absolute;margin-left:64.65pt;margin-top:-100.4pt;width:19.55pt;height:6.2pt;z-index:-251657216;mso-position-horizontal-relative:page" coordorigin="1293,-2008" coordsize="391,1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">
                <v:shape id="Freeform 59" o:spid="_x0000_s1027" style="position:absolute;left:1645;top:-1948;width:38;height:2;visibility:visible;mso-wrap-style:square;v-text-anchor:top" coordsize="3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Cb4MMA&#10;AADbAAAADwAAAGRycy9kb3ducmV2LnhtbESPQWsCMRSE70L/Q3iF3jRpC7psNytFWiioB23BHh+b&#10;52bt5mXZpLr+eyMIHoeZ+YYp5oNrxZH60HjW8DxRIIgrbxquNfx8f44zECEiG2w9k4YzBZiXD6MC&#10;c+NPvKHjNtYiQTjkqMHG2OVShsqSwzDxHXHy9r53GJPsa2l6PCW4a+WLUlPpsOG0YLGjhaXqb/vv&#10;NOycW3z8xrVCUnbZ0m51yLJM66fH4f0NRKQh3sO39pfRMHuF65f0A2R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zCb4MMAAADbAAAADwAAAAAAAAAAAAAAAACYAgAAZHJzL2Rv&#10;d25yZXYueG1sUEsFBgAAAAAEAAQA9QAAAIgDAAAAAA==&#10;" path="m,l38,e" fillcolor="black" stroked="f">
                  <v:path arrowok="t" o:connecttype="custom" o:connectlocs="0,0;38,0" o:connectangles="0,0"/>
                </v:shape>
                <v:line id="Line 58" o:spid="_x0000_s1028" style="position:absolute;visibility:visible;mso-wrap-style:square" from="1645,-1948" to="1683,-19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D9nzsAAAADbAAAADwAAAGRycy9kb3ducmV2LnhtbESPQWsCMRSE70L/Q3iCN80qYmVrFClY&#10;exKq0vNj80wWNy9Lku6u/74RCj0OM/MNs9kNrhEdhVh7VjCfFSCIK69rNgqul8N0DSImZI2NZ1Lw&#10;oAi77ctog6X2PX9Rd05GZAjHEhXYlNpSylhZchhnviXO3s0HhynLYKQO2Ge4a+SiKFbSYc15wWJL&#10;75aq+/nHKfhurVme4pUCHo/G6152H6ubUpPxsH8DkWhI/+G/9qdW8LqE55f8A+T2F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w/Z87AAAAA2wAAAA8AAAAAAAAAAAAAAAAA&#10;oQIAAGRycy9kb3ducmV2LnhtbFBLBQYAAAAABAAEAPkAAACOAwAAAAA=&#10;" strokeweight=".23883mm"/>
                <v:shape id="Picture 57" o:spid="_x0000_s1029" type="#_x0000_t75" style="position:absolute;left:1292;top:-2008;width:320;height:1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IO6h7FAAAA2wAAAA8AAABkcnMvZG93bnJldi54bWxEj81qwzAQhO+FvoPYQm6NnDaxg2s5mJZA&#10;biU/peS2tba2qbUylhI7bx8VAjkOM/MNk61G04oz9a6xrGA2jUAQl1Y3XCk47NfPSxDOI2tsLZOC&#10;CzlY5Y8PGabaDryl885XIkDYpaig9r5LpXRlTQbd1HbEwfu1vUEfZF9J3eMQ4KaVL1EUS4MNh4Ua&#10;O3qvqfzbnYyC2B4320Py/TEfuPj8ka9fhU1mSk2exuINhKfR38O39kYrSBbw/yX8AJlf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yDuoexQAAANsAAAAPAAAAAAAAAAAAAAAA&#10;AJ8CAABkcnMvZG93bnJldi54bWxQSwUGAAAAAAQABAD3AAAAkQMAAAAA&#10;">
                  <v:imagedata r:id="rId29" o:title=""/>
                </v:shape>
                <w10:wrap anchorx="page"/>
              </v:group>
            </w:pict>
          </mc:Fallback>
        </mc:AlternateContent>
      </w:r>
      <w:r w:rsidR="00751056">
        <w:rPr>
          <w:noProof/>
          <w:lang w:val="en-GB" w:eastAsia="en-GB"/>
        </w:rPr>
        <mc:AlternateContent>
          <mc:Choice Requires="wpg">
            <w:drawing>
              <wp:anchor distT="0" distB="0" distL="114300" distR="114300" simplePos="0" relativeHeight="251660288" behindDoc="1" locked="0" layoutInCell="1" allowOverlap="1" wp14:anchorId="77E04349" wp14:editId="2CE8E84F">
                <wp:simplePos x="0" y="0"/>
                <wp:positionH relativeFrom="page">
                  <wp:posOffset>821055</wp:posOffset>
                </wp:positionH>
                <wp:positionV relativeFrom="paragraph">
                  <wp:posOffset>-1036320</wp:posOffset>
                </wp:positionV>
                <wp:extent cx="248285" cy="78740"/>
                <wp:effectExtent l="1905" t="0" r="6985" b="0"/>
                <wp:wrapNone/>
                <wp:docPr id="68"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8285" cy="78740"/>
                          <a:chOff x="1293" y="-1632"/>
                          <a:chExt cx="391" cy="124"/>
                        </a:xfrm>
                      </wpg:grpSpPr>
                      <wps:wsp>
                        <wps:cNvPr id="69" name="Freeform 55"/>
                        <wps:cNvSpPr>
                          <a:spLocks/>
                        </wps:cNvSpPr>
                        <wps:spPr bwMode="auto">
                          <a:xfrm>
                            <a:off x="1645" y="-1573"/>
                            <a:ext cx="38" cy="2"/>
                          </a:xfrm>
                          <a:custGeom>
                            <a:avLst/>
                            <a:gdLst>
                              <a:gd name="T0" fmla="+- 0 1645 1645"/>
                              <a:gd name="T1" fmla="*/ T0 w 38"/>
                              <a:gd name="T2" fmla="+- 0 1683 1645"/>
                              <a:gd name="T3" fmla="*/ T2 w 38"/>
                            </a:gdLst>
                            <a:ahLst/>
                            <a:cxnLst>
                              <a:cxn ang="0">
                                <a:pos x="T1" y="0"/>
                              </a:cxn>
                              <a:cxn ang="0">
                                <a:pos x="T3" y="0"/>
                              </a:cxn>
                            </a:cxnLst>
                            <a:rect l="0" t="0" r="r" b="b"/>
                            <a:pathLst>
                              <a:path w="38">
                                <a:moveTo>
                                  <a:pt x="0" y="0"/>
                                </a:moveTo>
                                <a:lnTo>
                                  <a:pt x="38"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 name="Line 54"/>
                        <wps:cNvCnPr>
                          <a:cxnSpLocks noChangeShapeType="1"/>
                        </wps:cNvCnPr>
                        <wps:spPr bwMode="auto">
                          <a:xfrm>
                            <a:off x="1645" y="-1573"/>
                            <a:ext cx="38" cy="0"/>
                          </a:xfrm>
                          <a:prstGeom prst="line">
                            <a:avLst/>
                          </a:prstGeom>
                          <a:noFill/>
                          <a:ln w="8598">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71" name="Picture 5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1292" y="-1633"/>
                            <a:ext cx="318" cy="1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600ECC55" id="Group 52" o:spid="_x0000_s1026" style="position:absolute;margin-left:64.65pt;margin-top:-81.6pt;width:19.55pt;height:6.2pt;z-index:-251656192;mso-position-horizontal-relative:page" coordorigin="1293,-1632" coordsize="391,1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">
                <v:shape id="Freeform 55" o:spid="_x0000_s1027" style="position:absolute;left:1645;top:-1573;width:38;height:2;visibility:visible;mso-wrap-style:square;v-text-anchor:top" coordsize="3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E618IA&#10;AADbAAAADwAAAGRycy9kb3ducmV2LnhtbESPQWsCMRSE7wX/Q3iCt5rYg6xbo4goFKoHtbA9Pjav&#10;m9XNy7JJdfvvG0HwOMzMN8x82btGXKkLtWcNk7ECQVx6U3Ol4eu0fc1AhIhssPFMGv4owHIxeJlj&#10;bvyND3Q9xkokCIccNdgY21zKUFpyGMa+JU7ej+8cxiS7SpoObwnuGvmm1FQ6rDktWGxpbam8HH+d&#10;hsK59eY77hWSsp8NFbtzlmVaj4b96h1EpD4+w4/2h9EwncH9S/oBcvE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7ATrXwgAAANsAAAAPAAAAAAAAAAAAAAAAAJgCAABkcnMvZG93&#10;bnJldi54bWxQSwUGAAAAAAQABAD1AAAAhwMAAAAA&#10;" path="m,l38,e" fillcolor="black" stroked="f">
                  <v:path arrowok="t" o:connecttype="custom" o:connectlocs="0,0;38,0" o:connectangles="0,0"/>
                </v:shape>
                <v:line id="Line 54" o:spid="_x0000_s1028" style="position:absolute;visibility:visible;mso-wrap-style:square" from="1645,-1573" to="1683,-15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wRhzb8AAADbAAAADwAAAGRycy9kb3ducmV2LnhtbERPz2vCMBS+D/Y/hDfYbaaToVKbigyc&#10;Ow3U4vnRPJNi81KSrO3+++Uw2PHj+13tZteLkULsPCt4XRQgiFuvOzYKmsvhZQMiJmSNvWdS8EMR&#10;dvXjQ4Wl9hOfaDwnI3IIxxIV2JSGUsrYWnIYF34gztzNB4cpw2CkDjjlcNfLZVGspMOOc4PFgd4t&#10;tffzt1NwHax5+4oNBTwejdeTHD9WN6Wen+b9FkSiOf2L/9yfWsE6r89f8g+Q9S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QwRhzb8AAADbAAAADwAAAAAAAAAAAAAAAACh&#10;AgAAZHJzL2Rvd25yZXYueG1sUEsFBgAAAAAEAAQA+QAAAI0DAAAAAA==&#10;" strokeweight=".23883mm"/>
                <v:shape id="Picture 53" o:spid="_x0000_s1029" type="#_x0000_t75" style="position:absolute;left:1292;top:-1633;width:318;height:1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qJu/jBAAAA2wAAAA8AAABkcnMvZG93bnJldi54bWxEj92KwjAUhO8F3yEcwTtNXXAt1SgiKIIX&#10;4s8DHJpjW21OSpLV9u3NguDlMDPfMItVa2rxJOcrywom4wQEcW51xYWC62U7SkH4gKyxtkwKOvKw&#10;WvZ7C8y0ffGJnudQiAhhn6GCMoQmk9LnJRn0Y9sQR+9mncEQpSukdviKcFPLnyT5lQYrjgslNrQp&#10;KX+c/4yCY5pOO3lws+OprTpttxdKd3elhoN2PQcRqA3f8Ke91wpmE/j/En+AXL4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GqJu/jBAAAA2wAAAA8AAAAAAAAAAAAAAAAAnwIA&#10;AGRycy9kb3ducmV2LnhtbFBLBQYAAAAABAAEAPcAAACNAwAAAAA=&#10;">
                  <v:imagedata r:id="rId31" o:title=""/>
                </v:shape>
                <w10:wrap anchorx="page"/>
              </v:group>
            </w:pict>
          </mc:Fallback>
        </mc:AlternateContent>
      </w:r>
      <w:r>
        <w:rPr>
          <w:noProof/>
          <w:lang w:val="en-GB" w:eastAsia="en-GB"/>
        </w:rPr>
        <w:drawing>
          <wp:anchor distT="0" distB="0" distL="0" distR="0" simplePos="0" relativeHeight="251654144" behindDoc="1" locked="0" layoutInCell="1" allowOverlap="1" wp14:anchorId="71823B0E" wp14:editId="2C208BE3">
            <wp:simplePos x="0" y="0"/>
            <wp:positionH relativeFrom="page">
              <wp:posOffset>1064651</wp:posOffset>
            </wp:positionH>
            <wp:positionV relativeFrom="paragraph">
              <wp:posOffset>-1454071</wp:posOffset>
            </wp:positionV>
            <wp:extent cx="1480142" cy="514350"/>
            <wp:effectExtent l="0" t="0" r="0" b="0"/>
            <wp:wrapNone/>
            <wp:docPr id="17"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5.png"/>
                    <pic:cNvPicPr/>
                  </pic:nvPicPr>
                  <pic:blipFill>
                    <a:blip r:embed="rId32" cstate="print"/>
                    <a:stretch>
                      <a:fillRect/>
                    </a:stretch>
                  </pic:blipFill>
                  <pic:spPr>
                    <a:xfrm>
                      <a:off x="0" y="0"/>
                      <a:ext cx="1480142" cy="514350"/>
                    </a:xfrm>
                    <a:prstGeom prst="rect">
                      <a:avLst/>
                    </a:prstGeom>
                  </pic:spPr>
                </pic:pic>
              </a:graphicData>
            </a:graphic>
          </wp:anchor>
        </w:drawing>
      </w:r>
      <w:r w:rsidR="00751056">
        <w:rPr>
          <w:noProof/>
          <w:lang w:val="en-GB" w:eastAsia="en-GB"/>
        </w:rPr>
        <mc:AlternateContent>
          <mc:Choice Requires="wps">
            <w:drawing>
              <wp:anchor distT="0" distB="0" distL="114300" distR="114300" simplePos="0" relativeHeight="251666432" behindDoc="1" locked="0" layoutInCell="1" allowOverlap="1" wp14:anchorId="77A34A6B" wp14:editId="1B86C087">
                <wp:simplePos x="0" y="0"/>
                <wp:positionH relativeFrom="page">
                  <wp:posOffset>2277110</wp:posOffset>
                </wp:positionH>
                <wp:positionV relativeFrom="paragraph">
                  <wp:posOffset>1055370</wp:posOffset>
                </wp:positionV>
                <wp:extent cx="107950" cy="240665"/>
                <wp:effectExtent l="635" t="0" r="0" b="1270"/>
                <wp:wrapNone/>
                <wp:docPr id="67"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950" cy="2406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521D50" w14:textId="77777777" w:rsidR="0098636F" w:rsidRDefault="00CC7689">
                            <w:pPr>
                              <w:spacing w:line="334" w:lineRule="exact"/>
                              <w:rPr>
                                <w:rFonts w:ascii="Meiryo" w:hAnsi="Meiryo"/>
                                <w:i/>
                              </w:rPr>
                            </w:pPr>
                            <w:r>
                              <w:rPr>
                                <w:rFonts w:ascii="Meiryo" w:hAnsi="Meiryo"/>
                                <w:i/>
                                <w:w w:val="95"/>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A34A6B" id="Text Box 51" o:spid="_x0000_s1028" type="#_x0000_t202" style="position:absolute;left:0;text-align:left;margin-left:179.3pt;margin-top:83.1pt;width:8.5pt;height:18.95p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" filled="f" stroked="f">
                <v:textbox inset="0,0,0,0">
                  <w:txbxContent>
                    <w:p w14:paraId="46521D50" w14:textId="77777777" w:rsidR="0098636F" w:rsidRDefault="00CC7689">
                      <w:pPr>
                        <w:spacing w:line="334" w:lineRule="exact"/>
                        <w:rPr>
                          <w:rFonts w:ascii="Meiryo" w:hAnsi="Meiryo"/>
                          <w:i/>
                        </w:rPr>
                      </w:pPr>
                      <w:r>
                        <w:rPr>
                          <w:rFonts w:ascii="Meiryo" w:hAnsi="Meiryo"/>
                          <w:i/>
                          <w:w w:val="95"/>
                        </w:rPr>
                        <w:t>∼</w:t>
                      </w:r>
                    </w:p>
                  </w:txbxContent>
                </v:textbox>
                <w10:wrap anchorx="page"/>
              </v:shape>
            </w:pict>
          </mc:Fallback>
        </mc:AlternateContent>
      </w:r>
      <w:r>
        <w:t>During</w:t>
      </w:r>
      <w:r>
        <w:rPr>
          <w:spacing w:val="-11"/>
        </w:rPr>
        <w:t xml:space="preserve"> </w:t>
      </w:r>
      <w:r>
        <w:t>its</w:t>
      </w:r>
      <w:r>
        <w:rPr>
          <w:spacing w:val="-11"/>
        </w:rPr>
        <w:t xml:space="preserve"> </w:t>
      </w:r>
      <w:r>
        <w:t>initial</w:t>
      </w:r>
      <w:r>
        <w:rPr>
          <w:spacing w:val="-11"/>
        </w:rPr>
        <w:t xml:space="preserve"> </w:t>
      </w:r>
      <w:r>
        <w:t>phases</w:t>
      </w:r>
      <w:r>
        <w:rPr>
          <w:spacing w:val="-11"/>
        </w:rPr>
        <w:t xml:space="preserve"> </w:t>
      </w:r>
      <w:r>
        <w:t>of</w:t>
      </w:r>
      <w:r>
        <w:rPr>
          <w:spacing w:val="-11"/>
        </w:rPr>
        <w:t xml:space="preserve"> </w:t>
      </w:r>
      <w:r>
        <w:t>operation</w:t>
      </w:r>
      <w:r>
        <w:rPr>
          <w:spacing w:val="-11"/>
        </w:rPr>
        <w:t xml:space="preserve"> </w:t>
      </w:r>
      <w:r>
        <w:t>the</w:t>
      </w:r>
      <w:r>
        <w:rPr>
          <w:spacing w:val="-11"/>
        </w:rPr>
        <w:t xml:space="preserve"> </w:t>
      </w:r>
      <w:r>
        <w:t>Sloan</w:t>
      </w:r>
      <w:r>
        <w:rPr>
          <w:spacing w:val="-11"/>
        </w:rPr>
        <w:t xml:space="preserve"> </w:t>
      </w:r>
      <w:r>
        <w:t>Digital</w:t>
      </w:r>
      <w:r>
        <w:rPr>
          <w:spacing w:val="-11"/>
        </w:rPr>
        <w:t xml:space="preserve"> </w:t>
      </w:r>
      <w:r>
        <w:t>Sky</w:t>
      </w:r>
      <w:r>
        <w:rPr>
          <w:spacing w:val="-11"/>
        </w:rPr>
        <w:t xml:space="preserve"> </w:t>
      </w:r>
      <w:r>
        <w:t>Survey</w:t>
      </w:r>
      <w:r>
        <w:rPr>
          <w:spacing w:val="-11"/>
        </w:rPr>
        <w:t xml:space="preserve"> </w:t>
      </w:r>
      <w:r>
        <w:t>(SDSS)</w:t>
      </w:r>
      <w:r>
        <w:rPr>
          <w:spacing w:val="-11"/>
        </w:rPr>
        <w:t xml:space="preserve"> </w:t>
      </w:r>
      <w:r>
        <w:t>obtained</w:t>
      </w:r>
      <w:r>
        <w:rPr>
          <w:spacing w:val="-11"/>
        </w:rPr>
        <w:t xml:space="preserve"> </w:t>
      </w:r>
      <w:r>
        <w:t>spectra</w:t>
      </w:r>
      <w:r>
        <w:rPr>
          <w:spacing w:val="-11"/>
        </w:rPr>
        <w:t xml:space="preserve"> </w:t>
      </w:r>
      <w:r>
        <w:t>of</w:t>
      </w:r>
      <w:r>
        <w:rPr>
          <w:spacing w:val="-11"/>
        </w:rPr>
        <w:t xml:space="preserve"> </w:t>
      </w:r>
      <w:r>
        <w:t>1</w:t>
      </w:r>
      <w:r>
        <w:rPr>
          <w:spacing w:val="-11"/>
        </w:rPr>
        <w:t xml:space="preserve"> </w:t>
      </w:r>
      <w:r>
        <w:t>million</w:t>
      </w:r>
      <w:r>
        <w:rPr>
          <w:spacing w:val="-11"/>
        </w:rPr>
        <w:t xml:space="preserve"> </w:t>
      </w:r>
      <w:proofErr w:type="spellStart"/>
      <w:r>
        <w:t>galax</w:t>
      </w:r>
      <w:proofErr w:type="spellEnd"/>
      <w:r>
        <w:t xml:space="preserve">- </w:t>
      </w:r>
      <w:proofErr w:type="spellStart"/>
      <w:r>
        <w:t>ies</w:t>
      </w:r>
      <w:proofErr w:type="spellEnd"/>
      <w:r>
        <w:t xml:space="preserve"> in the local Universe. This dataset has become the </w:t>
      </w:r>
      <w:r>
        <w:rPr>
          <w:i/>
        </w:rPr>
        <w:t xml:space="preserve">de facto </w:t>
      </w:r>
      <w:r>
        <w:t>standard for understanding the present day galaxy population, and sets the boundary conditions for all theoretical comparisons. The paradigm changing success</w:t>
      </w:r>
      <w:r>
        <w:rPr>
          <w:spacing w:val="-9"/>
        </w:rPr>
        <w:t xml:space="preserve"> </w:t>
      </w:r>
      <w:r>
        <w:t>of</w:t>
      </w:r>
      <w:r>
        <w:rPr>
          <w:spacing w:val="-9"/>
        </w:rPr>
        <w:t xml:space="preserve"> </w:t>
      </w:r>
      <w:r>
        <w:t>the</w:t>
      </w:r>
      <w:r>
        <w:rPr>
          <w:spacing w:val="-9"/>
        </w:rPr>
        <w:t xml:space="preserve"> </w:t>
      </w:r>
      <w:r>
        <w:t>SDSS</w:t>
      </w:r>
      <w:r>
        <w:rPr>
          <w:spacing w:val="-9"/>
        </w:rPr>
        <w:t xml:space="preserve"> </w:t>
      </w:r>
      <w:r>
        <w:t>was</w:t>
      </w:r>
      <w:r>
        <w:rPr>
          <w:spacing w:val="-9"/>
        </w:rPr>
        <w:t xml:space="preserve"> </w:t>
      </w:r>
      <w:r>
        <w:t>due</w:t>
      </w:r>
      <w:r>
        <w:rPr>
          <w:spacing w:val="-9"/>
        </w:rPr>
        <w:t xml:space="preserve"> </w:t>
      </w:r>
      <w:r>
        <w:t>to</w:t>
      </w:r>
      <w:r>
        <w:rPr>
          <w:spacing w:val="-9"/>
        </w:rPr>
        <w:t xml:space="preserve"> </w:t>
      </w:r>
      <w:r>
        <w:t>having</w:t>
      </w:r>
      <w:r>
        <w:rPr>
          <w:spacing w:val="-9"/>
        </w:rPr>
        <w:t xml:space="preserve"> </w:t>
      </w:r>
      <w:r>
        <w:t>1,000,000</w:t>
      </w:r>
      <w:r>
        <w:rPr>
          <w:spacing w:val="-9"/>
        </w:rPr>
        <w:t xml:space="preserve"> </w:t>
      </w:r>
      <w:r>
        <w:t>objects</w:t>
      </w:r>
      <w:r>
        <w:rPr>
          <w:spacing w:val="-9"/>
        </w:rPr>
        <w:t xml:space="preserve"> </w:t>
      </w:r>
      <w:r>
        <w:rPr>
          <w:i/>
        </w:rPr>
        <w:t>with</w:t>
      </w:r>
      <w:r>
        <w:rPr>
          <w:i/>
          <w:spacing w:val="-9"/>
        </w:rPr>
        <w:t xml:space="preserve"> </w:t>
      </w:r>
      <w:r>
        <w:rPr>
          <w:i/>
        </w:rPr>
        <w:t>very</w:t>
      </w:r>
      <w:r>
        <w:rPr>
          <w:i/>
          <w:spacing w:val="-9"/>
        </w:rPr>
        <w:t xml:space="preserve"> </w:t>
      </w:r>
      <w:r>
        <w:rPr>
          <w:i/>
        </w:rPr>
        <w:t>high</w:t>
      </w:r>
      <w:r>
        <w:rPr>
          <w:i/>
          <w:spacing w:val="-9"/>
        </w:rPr>
        <w:t xml:space="preserve"> </w:t>
      </w:r>
      <w:r>
        <w:rPr>
          <w:i/>
        </w:rPr>
        <w:t>signal-to-noise</w:t>
      </w:r>
      <w:r>
        <w:rPr>
          <w:i/>
          <w:spacing w:val="-9"/>
        </w:rPr>
        <w:t xml:space="preserve"> </w:t>
      </w:r>
      <w:r>
        <w:rPr>
          <w:i/>
        </w:rPr>
        <w:t>photometry</w:t>
      </w:r>
      <w:r>
        <w:rPr>
          <w:i/>
          <w:spacing w:val="-9"/>
        </w:rPr>
        <w:t xml:space="preserve"> </w:t>
      </w:r>
      <w:r>
        <w:rPr>
          <w:i/>
        </w:rPr>
        <w:t>and</w:t>
      </w:r>
      <w:r>
        <w:rPr>
          <w:i/>
          <w:spacing w:val="-9"/>
        </w:rPr>
        <w:t xml:space="preserve"> </w:t>
      </w:r>
      <w:r>
        <w:rPr>
          <w:i/>
        </w:rPr>
        <w:t xml:space="preserve">spec- </w:t>
      </w:r>
      <w:proofErr w:type="spellStart"/>
      <w:r>
        <w:rPr>
          <w:i/>
        </w:rPr>
        <w:t>tra</w:t>
      </w:r>
      <w:proofErr w:type="spellEnd"/>
      <w:r>
        <w:t>,</w:t>
      </w:r>
      <w:r>
        <w:rPr>
          <w:spacing w:val="-12"/>
        </w:rPr>
        <w:t xml:space="preserve"> </w:t>
      </w:r>
      <w:r>
        <w:t>enabling</w:t>
      </w:r>
      <w:r>
        <w:rPr>
          <w:spacing w:val="-12"/>
        </w:rPr>
        <w:t xml:space="preserve"> </w:t>
      </w:r>
      <w:r>
        <w:t>multivariate</w:t>
      </w:r>
      <w:r>
        <w:rPr>
          <w:spacing w:val="-12"/>
        </w:rPr>
        <w:t xml:space="preserve"> </w:t>
      </w:r>
      <w:r>
        <w:t>analysis</w:t>
      </w:r>
      <w:r>
        <w:rPr>
          <w:spacing w:val="-12"/>
        </w:rPr>
        <w:t xml:space="preserve"> </w:t>
      </w:r>
      <w:r>
        <w:t>that</w:t>
      </w:r>
      <w:r>
        <w:rPr>
          <w:spacing w:val="-12"/>
        </w:rPr>
        <w:t xml:space="preserve"> </w:t>
      </w:r>
      <w:r>
        <w:t>is</w:t>
      </w:r>
      <w:r>
        <w:rPr>
          <w:spacing w:val="-12"/>
        </w:rPr>
        <w:t xml:space="preserve"> </w:t>
      </w:r>
      <w:r>
        <w:t>required</w:t>
      </w:r>
      <w:r>
        <w:rPr>
          <w:spacing w:val="-12"/>
        </w:rPr>
        <w:t xml:space="preserve"> </w:t>
      </w:r>
      <w:r>
        <w:t>for</w:t>
      </w:r>
      <w:r>
        <w:rPr>
          <w:spacing w:val="-12"/>
        </w:rPr>
        <w:t xml:space="preserve"> </w:t>
      </w:r>
      <w:r>
        <w:t>galaxy</w:t>
      </w:r>
      <w:r>
        <w:rPr>
          <w:spacing w:val="-12"/>
        </w:rPr>
        <w:t xml:space="preserve"> </w:t>
      </w:r>
      <w:r>
        <w:t>astrophysics</w:t>
      </w:r>
      <w:r>
        <w:rPr>
          <w:spacing w:val="-12"/>
        </w:rPr>
        <w:t xml:space="preserve"> </w:t>
      </w:r>
      <w:r>
        <w:t xml:space="preserve">investigations. </w:t>
      </w:r>
      <w:r w:rsidRPr="004767A3">
        <w:rPr>
          <w:b/>
          <w:spacing w:val="-11"/>
          <w:rPrChange w:id="19" w:author="Dora" w:date="2018-02-12T10:50:00Z">
            <w:rPr>
              <w:i/>
              <w:spacing w:val="-11"/>
            </w:rPr>
          </w:rPrChange>
        </w:rPr>
        <w:t>We</w:t>
      </w:r>
      <w:r w:rsidRPr="004767A3">
        <w:rPr>
          <w:b/>
          <w:spacing w:val="-12"/>
          <w:rPrChange w:id="20" w:author="Dora" w:date="2018-02-12T10:50:00Z">
            <w:rPr>
              <w:i/>
              <w:spacing w:val="-12"/>
            </w:rPr>
          </w:rPrChange>
        </w:rPr>
        <w:t xml:space="preserve"> </w:t>
      </w:r>
      <w:commentRangeStart w:id="21"/>
      <w:r w:rsidRPr="004767A3">
        <w:rPr>
          <w:b/>
          <w:rPrChange w:id="22" w:author="Dora" w:date="2018-02-12T10:50:00Z">
            <w:rPr>
              <w:i/>
            </w:rPr>
          </w:rPrChange>
        </w:rPr>
        <w:t>desire</w:t>
      </w:r>
      <w:commentRangeEnd w:id="21"/>
      <w:r w:rsidR="004767A3">
        <w:rPr>
          <w:rStyle w:val="CommentReference"/>
        </w:rPr>
        <w:commentReference w:id="21"/>
      </w:r>
      <w:r w:rsidRPr="004767A3">
        <w:rPr>
          <w:b/>
          <w:spacing w:val="-12"/>
          <w:rPrChange w:id="23" w:author="Dora" w:date="2018-02-12T10:50:00Z">
            <w:rPr>
              <w:i/>
              <w:spacing w:val="-12"/>
            </w:rPr>
          </w:rPrChange>
        </w:rPr>
        <w:t xml:space="preserve"> </w:t>
      </w:r>
      <w:r w:rsidRPr="004767A3">
        <w:rPr>
          <w:b/>
          <w:rPrChange w:id="24" w:author="Dora" w:date="2018-02-12T10:50:00Z">
            <w:rPr>
              <w:i/>
            </w:rPr>
          </w:rPrChange>
        </w:rPr>
        <w:t>the</w:t>
      </w:r>
      <w:r w:rsidRPr="004767A3">
        <w:rPr>
          <w:b/>
          <w:spacing w:val="-12"/>
          <w:rPrChange w:id="25" w:author="Dora" w:date="2018-02-12T10:50:00Z">
            <w:rPr>
              <w:i/>
              <w:spacing w:val="-12"/>
            </w:rPr>
          </w:rPrChange>
        </w:rPr>
        <w:t xml:space="preserve"> </w:t>
      </w:r>
      <w:r w:rsidRPr="004767A3">
        <w:rPr>
          <w:b/>
          <w:rPrChange w:id="26" w:author="Dora" w:date="2018-02-12T10:50:00Z">
            <w:rPr>
              <w:i/>
            </w:rPr>
          </w:rPrChange>
        </w:rPr>
        <w:t xml:space="preserve">sample size and revolutionary understanding with new temporal dimension of the quasar population, as the SDSS had with the low-redshift z </w:t>
      </w:r>
      <w:r w:rsidRPr="004767A3">
        <w:rPr>
          <w:b/>
          <w:rPrChange w:id="27" w:author="Dora" w:date="2018-02-12T10:50:00Z">
            <w:rPr/>
          </w:rPrChange>
        </w:rPr>
        <w:t>0</w:t>
      </w:r>
      <w:r w:rsidRPr="004767A3">
        <w:rPr>
          <w:rFonts w:ascii="Century Gothic"/>
          <w:b/>
          <w:rPrChange w:id="28" w:author="Dora" w:date="2018-02-12T10:50:00Z">
            <w:rPr>
              <w:rFonts w:ascii="Century Gothic"/>
              <w:i/>
            </w:rPr>
          </w:rPrChange>
        </w:rPr>
        <w:t>.</w:t>
      </w:r>
      <w:r w:rsidRPr="004767A3">
        <w:rPr>
          <w:b/>
          <w:rPrChange w:id="29" w:author="Dora" w:date="2018-02-12T10:50:00Z">
            <w:rPr/>
          </w:rPrChange>
        </w:rPr>
        <w:t xml:space="preserve">1 </w:t>
      </w:r>
      <w:r w:rsidRPr="004767A3">
        <w:rPr>
          <w:b/>
          <w:rPrChange w:id="30" w:author="Dora" w:date="2018-02-12T10:50:00Z">
            <w:rPr>
              <w:i/>
            </w:rPr>
          </w:rPrChange>
        </w:rPr>
        <w:t>galaxy population</w:t>
      </w:r>
      <w:r>
        <w:rPr>
          <w:i/>
        </w:rPr>
        <w:t xml:space="preserve">. </w:t>
      </w:r>
      <w:commentRangeStart w:id="31"/>
      <w:r>
        <w:t>Our proposal takes quasar astrophysics into the 2020s, going from single objects samples, to surveys and samples of millions of objects, with massive</w:t>
      </w:r>
      <w:r>
        <w:rPr>
          <w:spacing w:val="-28"/>
        </w:rPr>
        <w:t xml:space="preserve"> </w:t>
      </w:r>
      <w:r>
        <w:t>spectroscopic monitoring giving access to the time-domain and leveraging these very large scale next generation missions, telescopes and their</w:t>
      </w:r>
      <w:r>
        <w:rPr>
          <w:spacing w:val="-4"/>
        </w:rPr>
        <w:t xml:space="preserve"> </w:t>
      </w:r>
      <w:r>
        <w:t>datasets.</w:t>
      </w:r>
      <w:commentRangeEnd w:id="31"/>
      <w:r w:rsidR="00E746CD">
        <w:rPr>
          <w:rStyle w:val="CommentReference"/>
        </w:rPr>
        <w:commentReference w:id="31"/>
      </w:r>
    </w:p>
    <w:p w14:paraId="56E5C883" w14:textId="330BFF71" w:rsidR="0098636F" w:rsidRDefault="00751056">
      <w:pPr>
        <w:pStyle w:val="BodyText"/>
        <w:spacing w:before="130" w:line="256" w:lineRule="auto"/>
        <w:ind w:right="100"/>
        <w:jc w:val="both"/>
        <w:rPr>
          <w:i/>
        </w:rPr>
      </w:pPr>
      <w:r w:rsidRPr="004767A3">
        <w:rPr>
          <w:b/>
          <w:noProof/>
          <w:lang w:val="en-GB" w:eastAsia="en-GB"/>
          <w:rPrChange w:id="32" w:author="Dora" w:date="2018-02-12T10:53:00Z">
            <w:rPr>
              <w:noProof/>
              <w:lang w:val="en-GB" w:eastAsia="en-GB"/>
            </w:rPr>
          </w:rPrChange>
        </w:rPr>
        <mc:AlternateContent>
          <mc:Choice Requires="wps">
            <w:drawing>
              <wp:anchor distT="0" distB="0" distL="114300" distR="114300" simplePos="0" relativeHeight="251667456" behindDoc="1" locked="0" layoutInCell="1" allowOverlap="1" wp14:anchorId="4E6AEB99" wp14:editId="6BE7E897">
                <wp:simplePos x="0" y="0"/>
                <wp:positionH relativeFrom="page">
                  <wp:posOffset>5916930</wp:posOffset>
                </wp:positionH>
                <wp:positionV relativeFrom="paragraph">
                  <wp:posOffset>793750</wp:posOffset>
                </wp:positionV>
                <wp:extent cx="107950" cy="240665"/>
                <wp:effectExtent l="1905" t="0" r="4445" b="0"/>
                <wp:wrapNone/>
                <wp:docPr id="66"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950" cy="2406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709761" w14:textId="77777777" w:rsidR="0098636F" w:rsidRDefault="00CC7689">
                            <w:pPr>
                              <w:spacing w:line="334" w:lineRule="exact"/>
                              <w:rPr>
                                <w:rFonts w:ascii="Meiryo" w:hAnsi="Meiryo"/>
                                <w:i/>
                              </w:rPr>
                            </w:pPr>
                            <w:r>
                              <w:rPr>
                                <w:rFonts w:ascii="Meiryo" w:hAnsi="Meiryo"/>
                                <w:i/>
                                <w:w w:val="95"/>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6AEB99" id="Text Box 50" o:spid="_x0000_s1029" type="#_x0000_t202" style="position:absolute;left:0;text-align:left;margin-left:465.9pt;margin-top:62.5pt;width:8.5pt;height:18.95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" filled="f" stroked="f">
                <v:textbox inset="0,0,0,0">
                  <w:txbxContent>
                    <w:p w14:paraId="1B709761" w14:textId="77777777" w:rsidR="0098636F" w:rsidRDefault="00CC7689">
                      <w:pPr>
                        <w:spacing w:line="334" w:lineRule="exact"/>
                        <w:rPr>
                          <w:rFonts w:ascii="Meiryo" w:hAnsi="Meiryo"/>
                          <w:i/>
                        </w:rPr>
                      </w:pPr>
                      <w:r>
                        <w:rPr>
                          <w:rFonts w:ascii="Meiryo" w:hAnsi="Meiryo"/>
                          <w:i/>
                          <w:w w:val="95"/>
                        </w:rPr>
                        <w:t>∼</w:t>
                      </w:r>
                    </w:p>
                  </w:txbxContent>
                </v:textbox>
                <w10:wrap anchorx="page"/>
              </v:shape>
            </w:pict>
          </mc:Fallback>
        </mc:AlternateContent>
      </w:r>
      <w:r w:rsidR="00CC7689" w:rsidRPr="004767A3">
        <w:rPr>
          <w:b/>
          <w:rPrChange w:id="33" w:author="Dora" w:date="2018-02-12T10:53:00Z">
            <w:rPr>
              <w:i/>
            </w:rPr>
          </w:rPrChange>
        </w:rPr>
        <w:t xml:space="preserve">The timing for this proposal could not be </w:t>
      </w:r>
      <w:r w:rsidR="00CC7689" w:rsidRPr="004767A3">
        <w:rPr>
          <w:b/>
          <w:spacing w:val="-4"/>
          <w:rPrChange w:id="34" w:author="Dora" w:date="2018-02-12T10:53:00Z">
            <w:rPr>
              <w:i/>
              <w:spacing w:val="-4"/>
            </w:rPr>
          </w:rPrChange>
        </w:rPr>
        <w:t>better</w:t>
      </w:r>
      <w:r w:rsidR="00CC7689">
        <w:rPr>
          <w:i/>
          <w:spacing w:val="-4"/>
        </w:rPr>
        <w:t xml:space="preserve">. </w:t>
      </w:r>
      <w:r w:rsidR="00CC7689">
        <w:t xml:space="preserve">The first of the data “firehoses” turns on in late 2019, with the full </w:t>
      </w:r>
      <w:proofErr w:type="spellStart"/>
      <w:r w:rsidR="00CC7689">
        <w:t>datastream</w:t>
      </w:r>
      <w:proofErr w:type="spellEnd"/>
      <w:r w:rsidR="00CC7689">
        <w:t xml:space="preserve"> from our </w:t>
      </w:r>
      <w:r w:rsidR="00CC7689">
        <w:rPr>
          <w:spacing w:val="-3"/>
        </w:rPr>
        <w:t xml:space="preserve">key </w:t>
      </w:r>
      <w:r w:rsidR="00CC7689">
        <w:t xml:space="preserve">sources fully online by mid-2022. As such, </w:t>
      </w:r>
      <w:del w:id="35" w:author="Dora" w:date="2018-02-12T10:57:00Z">
        <w:r w:rsidR="00CC7689" w:rsidDel="00E746CD">
          <w:delText xml:space="preserve"> </w:delText>
        </w:r>
      </w:del>
      <w:r w:rsidR="00CC7689">
        <w:t xml:space="preserve">we </w:t>
      </w:r>
      <w:proofErr w:type="gramStart"/>
      <w:r w:rsidR="00CC7689">
        <w:rPr>
          <w:spacing w:val="-3"/>
        </w:rPr>
        <w:t xml:space="preserve">have  </w:t>
      </w:r>
      <w:r w:rsidR="00CC7689">
        <w:t>the</w:t>
      </w:r>
      <w:proofErr w:type="gramEnd"/>
      <w:r w:rsidR="00CC7689">
        <w:t xml:space="preserve"> time to mature  our analysis techniques, and then be in the ideal position to take advantage of </w:t>
      </w:r>
      <w:commentRangeStart w:id="36"/>
      <w:r w:rsidR="00CC7689">
        <w:t xml:space="preserve">the initial data releases </w:t>
      </w:r>
      <w:commentRangeEnd w:id="36"/>
      <w:r w:rsidR="00E746CD">
        <w:rPr>
          <w:rStyle w:val="CommentReference"/>
        </w:rPr>
        <w:commentReference w:id="36"/>
      </w:r>
      <w:r w:rsidR="00CC7689">
        <w:t>of all these new projects. Prompt ERC Consolidator level-support is also imperative since final survey design and optimization</w:t>
      </w:r>
      <w:r w:rsidR="00CC7689">
        <w:rPr>
          <w:spacing w:val="-11"/>
        </w:rPr>
        <w:t xml:space="preserve"> </w:t>
      </w:r>
      <w:r w:rsidR="00CC7689">
        <w:t>trade-off</w:t>
      </w:r>
      <w:r w:rsidR="00CC7689">
        <w:rPr>
          <w:spacing w:val="-11"/>
        </w:rPr>
        <w:t xml:space="preserve"> </w:t>
      </w:r>
      <w:r w:rsidR="00CC7689">
        <w:t>studies</w:t>
      </w:r>
      <w:r w:rsidR="00CC7689">
        <w:rPr>
          <w:spacing w:val="-11"/>
        </w:rPr>
        <w:t xml:space="preserve"> </w:t>
      </w:r>
      <w:r w:rsidR="00CC7689">
        <w:t>are</w:t>
      </w:r>
      <w:r w:rsidR="00CC7689">
        <w:rPr>
          <w:spacing w:val="-11"/>
        </w:rPr>
        <w:t xml:space="preserve"> </w:t>
      </w:r>
      <w:r w:rsidR="00CC7689">
        <w:t>being</w:t>
      </w:r>
      <w:r w:rsidR="00CC7689">
        <w:rPr>
          <w:spacing w:val="-11"/>
        </w:rPr>
        <w:t xml:space="preserve"> </w:t>
      </w:r>
      <w:r w:rsidR="00CC7689">
        <w:t>made</w:t>
      </w:r>
      <w:r w:rsidR="00CC7689">
        <w:rPr>
          <w:spacing w:val="-11"/>
        </w:rPr>
        <w:t xml:space="preserve"> </w:t>
      </w:r>
      <w:r w:rsidR="00CC7689">
        <w:t>e.g.</w:t>
      </w:r>
      <w:r w:rsidR="00CC7689">
        <w:rPr>
          <w:spacing w:val="3"/>
        </w:rPr>
        <w:t xml:space="preserve"> </w:t>
      </w:r>
      <w:r w:rsidR="00CC7689">
        <w:t>for</w:t>
      </w:r>
      <w:r w:rsidR="00CC7689">
        <w:rPr>
          <w:spacing w:val="-11"/>
        </w:rPr>
        <w:t xml:space="preserve"> </w:t>
      </w:r>
      <w:r w:rsidR="00CC7689">
        <w:t>DESI,</w:t>
      </w:r>
      <w:r w:rsidR="00CC7689">
        <w:rPr>
          <w:spacing w:val="-11"/>
        </w:rPr>
        <w:t xml:space="preserve"> </w:t>
      </w:r>
      <w:r w:rsidR="00CC7689">
        <w:t>SDSS-V</w:t>
      </w:r>
      <w:r w:rsidR="00CC7689">
        <w:rPr>
          <w:spacing w:val="-11"/>
        </w:rPr>
        <w:t xml:space="preserve"> </w:t>
      </w:r>
      <w:r w:rsidR="00CC7689">
        <w:t>and</w:t>
      </w:r>
      <w:r w:rsidR="00CC7689">
        <w:rPr>
          <w:spacing w:val="-11"/>
        </w:rPr>
        <w:t xml:space="preserve"> </w:t>
      </w:r>
      <w:r w:rsidR="00CC7689">
        <w:t>LSST</w:t>
      </w:r>
      <w:r w:rsidR="00CC7689">
        <w:rPr>
          <w:spacing w:val="-11"/>
        </w:rPr>
        <w:t xml:space="preserve"> </w:t>
      </w:r>
      <w:r w:rsidR="00CC7689">
        <w:t>over</w:t>
      </w:r>
      <w:r w:rsidR="00CC7689">
        <w:rPr>
          <w:spacing w:val="-11"/>
        </w:rPr>
        <w:t xml:space="preserve"> </w:t>
      </w:r>
      <w:r w:rsidR="00CC7689">
        <w:t>the</w:t>
      </w:r>
      <w:r w:rsidR="00CC7689">
        <w:rPr>
          <w:spacing w:val="-11"/>
        </w:rPr>
        <w:t xml:space="preserve"> </w:t>
      </w:r>
      <w:r w:rsidR="00CC7689">
        <w:t>next</w:t>
      </w:r>
      <w:r w:rsidR="00CC7689">
        <w:rPr>
          <w:spacing w:val="33"/>
        </w:rPr>
        <w:t xml:space="preserve"> </w:t>
      </w:r>
      <w:r w:rsidR="00CC7689">
        <w:t>12-18</w:t>
      </w:r>
      <w:r w:rsidR="00CC7689">
        <w:rPr>
          <w:spacing w:val="-11"/>
        </w:rPr>
        <w:t xml:space="preserve"> </w:t>
      </w:r>
      <w:r w:rsidR="00CC7689">
        <w:t xml:space="preserve">months. Having the ability to influence these decisions to our </w:t>
      </w:r>
      <w:commentRangeStart w:id="37"/>
      <w:r w:rsidR="00CC7689">
        <w:t xml:space="preserve">science goals would </w:t>
      </w:r>
      <w:commentRangeEnd w:id="37"/>
      <w:r w:rsidR="00E746CD">
        <w:rPr>
          <w:rStyle w:val="CommentReference"/>
        </w:rPr>
        <w:commentReference w:id="37"/>
      </w:r>
      <w:r w:rsidR="00CC7689">
        <w:t xml:space="preserve">be very powerful. </w:t>
      </w:r>
      <w:commentRangeStart w:id="38"/>
      <w:r w:rsidR="00CC7689">
        <w:t xml:space="preserve">Also, having the science teams and various collaborations know that the PI is embarking on this program will help attract the best </w:t>
      </w:r>
      <w:del w:id="39" w:author="Dora" w:date="2018-02-12T11:03:00Z">
        <w:r w:rsidR="00CC7689" w:rsidDel="00E746CD">
          <w:delText>personel</w:delText>
        </w:r>
      </w:del>
      <w:ins w:id="40" w:author="Dora" w:date="2018-02-12T11:03:00Z">
        <w:r w:rsidR="00E746CD">
          <w:t>personnel</w:t>
        </w:r>
      </w:ins>
      <w:r w:rsidR="00CC7689">
        <w:t xml:space="preserve"> for the PDRAs, </w:t>
      </w:r>
      <w:r w:rsidR="00CC7689">
        <w:rPr>
          <w:i/>
        </w:rPr>
        <w:t xml:space="preserve">who would be guaranteed </w:t>
      </w:r>
      <w:r w:rsidR="00CC7689">
        <w:rPr>
          <w:i/>
          <w:spacing w:val="-3"/>
        </w:rPr>
        <w:t xml:space="preserve">“First </w:t>
      </w:r>
      <w:r w:rsidR="00CC7689">
        <w:rPr>
          <w:i/>
        </w:rPr>
        <w:t>Light” data and</w:t>
      </w:r>
      <w:r w:rsidR="00CC7689">
        <w:rPr>
          <w:i/>
          <w:spacing w:val="-27"/>
        </w:rPr>
        <w:t xml:space="preserve"> </w:t>
      </w:r>
      <w:r w:rsidR="00CC7689">
        <w:rPr>
          <w:i/>
        </w:rPr>
        <w:t>science.</w:t>
      </w:r>
      <w:commentRangeEnd w:id="38"/>
      <w:r w:rsidR="00E746CD">
        <w:rPr>
          <w:rStyle w:val="CommentReference"/>
        </w:rPr>
        <w:commentReference w:id="38"/>
      </w:r>
    </w:p>
    <w:p w14:paraId="484A2DB2" w14:textId="77777777" w:rsidR="0098636F" w:rsidRDefault="00CC7689">
      <w:pPr>
        <w:pStyle w:val="BodyText"/>
        <w:spacing w:before="122" w:line="256" w:lineRule="auto"/>
        <w:ind w:right="100"/>
        <w:jc w:val="both"/>
      </w:pPr>
      <w:r>
        <w:t>The</w:t>
      </w:r>
      <w:r>
        <w:rPr>
          <w:spacing w:val="-3"/>
        </w:rPr>
        <w:t xml:space="preserve"> </w:t>
      </w:r>
      <w:r>
        <w:t>importance</w:t>
      </w:r>
      <w:r>
        <w:rPr>
          <w:spacing w:val="-3"/>
        </w:rPr>
        <w:t xml:space="preserve"> </w:t>
      </w:r>
      <w:r>
        <w:t>of</w:t>
      </w:r>
      <w:r>
        <w:rPr>
          <w:spacing w:val="-3"/>
        </w:rPr>
        <w:t xml:space="preserve"> </w:t>
      </w:r>
      <w:r>
        <w:t>this</w:t>
      </w:r>
      <w:r>
        <w:rPr>
          <w:spacing w:val="-3"/>
        </w:rPr>
        <w:t xml:space="preserve"> </w:t>
      </w:r>
      <w:r>
        <w:t>branch</w:t>
      </w:r>
      <w:r>
        <w:rPr>
          <w:spacing w:val="-3"/>
        </w:rPr>
        <w:t xml:space="preserve"> </w:t>
      </w:r>
      <w:r>
        <w:t>of</w:t>
      </w:r>
      <w:r>
        <w:rPr>
          <w:spacing w:val="-3"/>
        </w:rPr>
        <w:t xml:space="preserve"> </w:t>
      </w:r>
      <w:r>
        <w:t>astrophysics</w:t>
      </w:r>
      <w:r>
        <w:rPr>
          <w:spacing w:val="-3"/>
        </w:rPr>
        <w:t xml:space="preserve"> </w:t>
      </w:r>
      <w:r>
        <w:t>is</w:t>
      </w:r>
      <w:r>
        <w:rPr>
          <w:spacing w:val="-3"/>
        </w:rPr>
        <w:t xml:space="preserve"> </w:t>
      </w:r>
      <w:r>
        <w:t>already</w:t>
      </w:r>
      <w:r>
        <w:rPr>
          <w:spacing w:val="-3"/>
        </w:rPr>
        <w:t xml:space="preserve"> </w:t>
      </w:r>
      <w:r>
        <w:t>well</w:t>
      </w:r>
      <w:r>
        <w:rPr>
          <w:spacing w:val="-3"/>
        </w:rPr>
        <w:t xml:space="preserve"> </w:t>
      </w:r>
      <w:r>
        <w:t>establish</w:t>
      </w:r>
      <w:r>
        <w:rPr>
          <w:spacing w:val="-3"/>
        </w:rPr>
        <w:t xml:space="preserve"> </w:t>
      </w:r>
      <w:r>
        <w:t>in</w:t>
      </w:r>
      <w:r>
        <w:rPr>
          <w:spacing w:val="-3"/>
        </w:rPr>
        <w:t xml:space="preserve"> </w:t>
      </w:r>
      <w:r>
        <w:t>Europe</w:t>
      </w:r>
      <w:r>
        <w:rPr>
          <w:spacing w:val="-3"/>
        </w:rPr>
        <w:t xml:space="preserve"> </w:t>
      </w:r>
      <w:r>
        <w:t>and</w:t>
      </w:r>
      <w:r>
        <w:rPr>
          <w:spacing w:val="-3"/>
        </w:rPr>
        <w:t xml:space="preserve"> </w:t>
      </w:r>
      <w:r>
        <w:t>is</w:t>
      </w:r>
      <w:r>
        <w:rPr>
          <w:spacing w:val="-3"/>
        </w:rPr>
        <w:t xml:space="preserve"> </w:t>
      </w:r>
      <w:r>
        <w:t>a</w:t>
      </w:r>
      <w:r>
        <w:rPr>
          <w:spacing w:val="-3"/>
        </w:rPr>
        <w:t xml:space="preserve"> </w:t>
      </w:r>
      <w:r>
        <w:t>priority</w:t>
      </w:r>
      <w:r>
        <w:rPr>
          <w:spacing w:val="-3"/>
        </w:rPr>
        <w:t xml:space="preserve"> </w:t>
      </w:r>
      <w:r>
        <w:t>for</w:t>
      </w:r>
      <w:r>
        <w:rPr>
          <w:spacing w:val="-3"/>
        </w:rPr>
        <w:t xml:space="preserve"> </w:t>
      </w:r>
      <w:r>
        <w:t>the</w:t>
      </w:r>
      <w:r>
        <w:rPr>
          <w:spacing w:val="-3"/>
        </w:rPr>
        <w:t xml:space="preserve"> </w:t>
      </w:r>
      <w:r>
        <w:t xml:space="preserve">next two </w:t>
      </w:r>
      <w:commentRangeStart w:id="41"/>
      <w:r>
        <w:t>decades</w:t>
      </w:r>
      <w:commentRangeEnd w:id="41"/>
      <w:r w:rsidR="00E746CD">
        <w:rPr>
          <w:rStyle w:val="CommentReference"/>
        </w:rPr>
        <w:commentReference w:id="41"/>
      </w:r>
      <w:r>
        <w:t xml:space="preserve">. This is demonstrated by noting that one of the two primary mission goals for the </w:t>
      </w:r>
      <w:r>
        <w:rPr>
          <w:spacing w:val="-6"/>
        </w:rPr>
        <w:t xml:space="preserve">ATHENA </w:t>
      </w:r>
      <w:r>
        <w:t>mission is answering the question “How do black holes grow and shape the Universe?</w:t>
      </w:r>
      <w:proofErr w:type="gramStart"/>
      <w:r>
        <w:t>”.</w:t>
      </w:r>
      <w:proofErr w:type="gramEnd"/>
      <w:r>
        <w:t xml:space="preserve"> </w:t>
      </w:r>
      <w:r>
        <w:rPr>
          <w:spacing w:val="-6"/>
        </w:rPr>
        <w:t xml:space="preserve">ATHENA </w:t>
      </w:r>
      <w:r>
        <w:t xml:space="preserve">is </w:t>
      </w:r>
      <w:r>
        <w:rPr>
          <w:spacing w:val="-8"/>
        </w:rPr>
        <w:t xml:space="preserve">ESA’s </w:t>
      </w:r>
      <w:r>
        <w:t>second L-class flagship mission, due for launch in</w:t>
      </w:r>
      <w:r>
        <w:rPr>
          <w:spacing w:val="-13"/>
        </w:rPr>
        <w:t xml:space="preserve"> </w:t>
      </w:r>
      <w:r>
        <w:t>2028.</w:t>
      </w:r>
    </w:p>
    <w:p w14:paraId="60C7D2EA" w14:textId="77777777" w:rsidR="0098636F" w:rsidRPr="00E746CD" w:rsidRDefault="00CC7689">
      <w:pPr>
        <w:spacing w:before="120" w:line="256" w:lineRule="auto"/>
        <w:ind w:left="162" w:right="100"/>
        <w:jc w:val="both"/>
        <w:rPr>
          <w:rPrChange w:id="42" w:author="Dora" w:date="2018-02-12T11:05:00Z">
            <w:rPr>
              <w:i/>
            </w:rPr>
          </w:rPrChange>
        </w:rPr>
      </w:pPr>
      <w:r w:rsidRPr="00E746CD">
        <w:rPr>
          <w:rPrChange w:id="43" w:author="Dora" w:date="2018-02-12T11:05:00Z">
            <w:rPr>
              <w:i/>
            </w:rPr>
          </w:rPrChange>
        </w:rPr>
        <w:t>The scope and remit of an ERC Consolidator grant will allow us to combine these data products in a</w:t>
      </w:r>
      <w:r w:rsidRPr="00E746CD">
        <w:rPr>
          <w:spacing w:val="-37"/>
          <w:rPrChange w:id="44" w:author="Dora" w:date="2018-02-12T11:05:00Z">
            <w:rPr>
              <w:i/>
              <w:spacing w:val="-37"/>
            </w:rPr>
          </w:rPrChange>
        </w:rPr>
        <w:t xml:space="preserve"> </w:t>
      </w:r>
      <w:r w:rsidRPr="00E746CD">
        <w:rPr>
          <w:rPrChange w:id="45" w:author="Dora" w:date="2018-02-12T11:05:00Z">
            <w:rPr>
              <w:i/>
            </w:rPr>
          </w:rPrChange>
        </w:rPr>
        <w:t xml:space="preserve">manner that will not only </w:t>
      </w:r>
      <w:r w:rsidRPr="00CD1F3B">
        <w:rPr>
          <w:b/>
          <w:rPrChange w:id="46" w:author="Dora" w:date="2018-02-12T11:07:00Z">
            <w:rPr>
              <w:i/>
            </w:rPr>
          </w:rPrChange>
        </w:rPr>
        <w:t>establish the new state-of-the-art</w:t>
      </w:r>
      <w:r w:rsidRPr="00E746CD">
        <w:rPr>
          <w:rPrChange w:id="47" w:author="Dora" w:date="2018-02-12T11:05:00Z">
            <w:rPr>
              <w:i/>
            </w:rPr>
          </w:rPrChange>
        </w:rPr>
        <w:t xml:space="preserve"> in variable extragalactic astrophysics, but it will also establish and </w:t>
      </w:r>
      <w:proofErr w:type="spellStart"/>
      <w:r w:rsidRPr="00CD1F3B">
        <w:rPr>
          <w:b/>
          <w:rPrChange w:id="48" w:author="Dora" w:date="2018-02-12T11:06:00Z">
            <w:rPr>
              <w:i/>
            </w:rPr>
          </w:rPrChange>
        </w:rPr>
        <w:t>kickstart</w:t>
      </w:r>
      <w:proofErr w:type="spellEnd"/>
      <w:r w:rsidRPr="00CD1F3B">
        <w:rPr>
          <w:b/>
          <w:rPrChange w:id="49" w:author="Dora" w:date="2018-02-12T11:06:00Z">
            <w:rPr>
              <w:i/>
            </w:rPr>
          </w:rPrChange>
        </w:rPr>
        <w:t xml:space="preserve"> the new field</w:t>
      </w:r>
      <w:r w:rsidRPr="00E746CD">
        <w:rPr>
          <w:rPrChange w:id="50" w:author="Dora" w:date="2018-02-12T11:05:00Z">
            <w:rPr>
              <w:i/>
            </w:rPr>
          </w:rPrChange>
        </w:rPr>
        <w:t xml:space="preserve"> of variable extragalactic astrophysics</w:t>
      </w:r>
      <w:r w:rsidRPr="00E746CD">
        <w:rPr>
          <w:spacing w:val="-28"/>
          <w:rPrChange w:id="51" w:author="Dora" w:date="2018-02-12T11:05:00Z">
            <w:rPr>
              <w:i/>
              <w:spacing w:val="-28"/>
            </w:rPr>
          </w:rPrChange>
        </w:rPr>
        <w:t xml:space="preserve"> </w:t>
      </w:r>
      <w:r w:rsidRPr="00E746CD">
        <w:rPr>
          <w:rPrChange w:id="52" w:author="Dora" w:date="2018-02-12T11:05:00Z">
            <w:rPr>
              <w:i/>
            </w:rPr>
          </w:rPrChange>
        </w:rPr>
        <w:t>itself.</w:t>
      </w:r>
    </w:p>
    <w:p w14:paraId="6CF33F42" w14:textId="77777777" w:rsidR="0098636F" w:rsidRPr="00E746CD" w:rsidRDefault="0098636F">
      <w:pPr>
        <w:spacing w:line="256" w:lineRule="auto"/>
        <w:jc w:val="both"/>
        <w:sectPr w:rsidR="0098636F" w:rsidRPr="00E746CD">
          <w:pgSz w:w="11910" w:h="16840"/>
          <w:pgMar w:top="1000" w:right="1060" w:bottom="1620" w:left="1000" w:header="413" w:footer="1424" w:gutter="0"/>
          <w:cols w:space="720"/>
        </w:sectPr>
      </w:pPr>
    </w:p>
    <w:p w14:paraId="4ACEC887" w14:textId="77777777" w:rsidR="0098636F" w:rsidRDefault="0098636F">
      <w:pPr>
        <w:pStyle w:val="BodyText"/>
        <w:spacing w:before="8"/>
        <w:ind w:left="0"/>
        <w:rPr>
          <w:i/>
          <w:sz w:val="12"/>
        </w:rPr>
      </w:pPr>
    </w:p>
    <w:p w14:paraId="79EFBF20" w14:textId="4088BDD7" w:rsidR="0098636F" w:rsidRDefault="00751056">
      <w:pPr>
        <w:pStyle w:val="BodyText"/>
        <w:spacing w:before="0"/>
        <w:ind w:left="275"/>
        <w:rPr>
          <w:sz w:val="20"/>
        </w:rPr>
      </w:pPr>
      <w:r>
        <w:rPr>
          <w:noProof/>
          <w:sz w:val="20"/>
          <w:lang w:val="en-GB" w:eastAsia="en-GB"/>
        </w:rPr>
        <mc:AlternateContent>
          <mc:Choice Requires="wpg">
            <w:drawing>
              <wp:inline distT="0" distB="0" distL="0" distR="0" wp14:anchorId="76DD28D1" wp14:editId="7539AC02">
                <wp:extent cx="5760085" cy="3853815"/>
                <wp:effectExtent l="0" t="3810" r="2540" b="0"/>
                <wp:docPr id="26"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0085" cy="3853815"/>
                          <a:chOff x="0" y="0"/>
                          <a:chExt cx="9071" cy="6069"/>
                        </a:xfrm>
                      </wpg:grpSpPr>
                      <pic:pic xmlns:pic="http://schemas.openxmlformats.org/drawingml/2006/picture">
                        <pic:nvPicPr>
                          <pic:cNvPr id="27" name="Picture 4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9071" cy="60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8" name="Picture 4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770"/>
                            <a:ext cx="9071" cy="52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9" name="Freeform 47"/>
                        <wps:cNvSpPr>
                          <a:spLocks/>
                        </wps:cNvSpPr>
                        <wps:spPr bwMode="auto">
                          <a:xfrm>
                            <a:off x="4795" y="3571"/>
                            <a:ext cx="4118" cy="2339"/>
                          </a:xfrm>
                          <a:custGeom>
                            <a:avLst/>
                            <a:gdLst>
                              <a:gd name="T0" fmla="+- 0 8393 4795"/>
                              <a:gd name="T1" fmla="*/ T0 w 4118"/>
                              <a:gd name="T2" fmla="+- 0 3571 3571"/>
                              <a:gd name="T3" fmla="*/ 3571 h 2339"/>
                              <a:gd name="T4" fmla="+- 0 5317 4795"/>
                              <a:gd name="T5" fmla="*/ T4 w 4118"/>
                              <a:gd name="T6" fmla="+- 0 3571 3571"/>
                              <a:gd name="T7" fmla="*/ 3571 h 2339"/>
                              <a:gd name="T8" fmla="+- 0 5216 4795"/>
                              <a:gd name="T9" fmla="*/ T8 w 4118"/>
                              <a:gd name="T10" fmla="+- 0 3572 3571"/>
                              <a:gd name="T11" fmla="*/ 3572 h 2339"/>
                              <a:gd name="T12" fmla="+- 0 5137 4795"/>
                              <a:gd name="T13" fmla="*/ T12 w 4118"/>
                              <a:gd name="T14" fmla="+- 0 3575 3571"/>
                              <a:gd name="T15" fmla="*/ 3575 h 2339"/>
                              <a:gd name="T16" fmla="+- 0 5070 4795"/>
                              <a:gd name="T17" fmla="*/ T16 w 4118"/>
                              <a:gd name="T18" fmla="+- 0 3582 3571"/>
                              <a:gd name="T19" fmla="*/ 3582 h 2339"/>
                              <a:gd name="T20" fmla="+- 0 5010 4795"/>
                              <a:gd name="T21" fmla="*/ T20 w 4118"/>
                              <a:gd name="T22" fmla="+- 0 3597 3571"/>
                              <a:gd name="T23" fmla="*/ 3597 h 2339"/>
                              <a:gd name="T24" fmla="+- 0 4948 4795"/>
                              <a:gd name="T25" fmla="*/ T24 w 4118"/>
                              <a:gd name="T26" fmla="+- 0 3628 3571"/>
                              <a:gd name="T27" fmla="*/ 3628 h 2339"/>
                              <a:gd name="T28" fmla="+- 0 4894 4795"/>
                              <a:gd name="T29" fmla="*/ T28 w 4118"/>
                              <a:gd name="T30" fmla="+- 0 3671 3571"/>
                              <a:gd name="T31" fmla="*/ 3671 h 2339"/>
                              <a:gd name="T32" fmla="+- 0 4851 4795"/>
                              <a:gd name="T33" fmla="*/ T32 w 4118"/>
                              <a:gd name="T34" fmla="+- 0 3724 3571"/>
                              <a:gd name="T35" fmla="*/ 3724 h 2339"/>
                              <a:gd name="T36" fmla="+- 0 4821 4795"/>
                              <a:gd name="T37" fmla="*/ T36 w 4118"/>
                              <a:gd name="T38" fmla="+- 0 3786 3571"/>
                              <a:gd name="T39" fmla="*/ 3786 h 2339"/>
                              <a:gd name="T40" fmla="+- 0 4806 4795"/>
                              <a:gd name="T41" fmla="*/ T40 w 4118"/>
                              <a:gd name="T42" fmla="+- 0 3847 3571"/>
                              <a:gd name="T43" fmla="*/ 3847 h 2339"/>
                              <a:gd name="T44" fmla="+- 0 4798 4795"/>
                              <a:gd name="T45" fmla="*/ T44 w 4118"/>
                              <a:gd name="T46" fmla="+- 0 3913 3571"/>
                              <a:gd name="T47" fmla="*/ 3913 h 2339"/>
                              <a:gd name="T48" fmla="+- 0 4795 4795"/>
                              <a:gd name="T49" fmla="*/ T48 w 4118"/>
                              <a:gd name="T50" fmla="+- 0 3992 3571"/>
                              <a:gd name="T51" fmla="*/ 3992 h 2339"/>
                              <a:gd name="T52" fmla="+- 0 4795 4795"/>
                              <a:gd name="T53" fmla="*/ T52 w 4118"/>
                              <a:gd name="T54" fmla="+- 0 4091 3571"/>
                              <a:gd name="T55" fmla="*/ 4091 h 2339"/>
                              <a:gd name="T56" fmla="+- 0 4795 4795"/>
                              <a:gd name="T57" fmla="*/ T56 w 4118"/>
                              <a:gd name="T58" fmla="+- 0 5391 3571"/>
                              <a:gd name="T59" fmla="*/ 5391 h 2339"/>
                              <a:gd name="T60" fmla="+- 0 4795 4795"/>
                              <a:gd name="T61" fmla="*/ T60 w 4118"/>
                              <a:gd name="T62" fmla="+- 0 5489 3571"/>
                              <a:gd name="T63" fmla="*/ 5489 h 2339"/>
                              <a:gd name="T64" fmla="+- 0 4798 4795"/>
                              <a:gd name="T65" fmla="*/ T64 w 4118"/>
                              <a:gd name="T66" fmla="+- 0 5569 3571"/>
                              <a:gd name="T67" fmla="*/ 5569 h 2339"/>
                              <a:gd name="T68" fmla="+- 0 4806 4795"/>
                              <a:gd name="T69" fmla="*/ T68 w 4118"/>
                              <a:gd name="T70" fmla="+- 0 5635 3571"/>
                              <a:gd name="T71" fmla="*/ 5635 h 2339"/>
                              <a:gd name="T72" fmla="+- 0 4821 4795"/>
                              <a:gd name="T73" fmla="*/ T72 w 4118"/>
                              <a:gd name="T74" fmla="+- 0 5696 3571"/>
                              <a:gd name="T75" fmla="*/ 5696 h 2339"/>
                              <a:gd name="T76" fmla="+- 0 4851 4795"/>
                              <a:gd name="T77" fmla="*/ T76 w 4118"/>
                              <a:gd name="T78" fmla="+- 0 5758 3571"/>
                              <a:gd name="T79" fmla="*/ 5758 h 2339"/>
                              <a:gd name="T80" fmla="+- 0 4894 4795"/>
                              <a:gd name="T81" fmla="*/ T80 w 4118"/>
                              <a:gd name="T82" fmla="+- 0 5811 3571"/>
                              <a:gd name="T83" fmla="*/ 5811 h 2339"/>
                              <a:gd name="T84" fmla="+- 0 4948 4795"/>
                              <a:gd name="T85" fmla="*/ T84 w 4118"/>
                              <a:gd name="T86" fmla="+- 0 5854 3571"/>
                              <a:gd name="T87" fmla="*/ 5854 h 2339"/>
                              <a:gd name="T88" fmla="+- 0 5010 4795"/>
                              <a:gd name="T89" fmla="*/ T88 w 4118"/>
                              <a:gd name="T90" fmla="+- 0 5885 3571"/>
                              <a:gd name="T91" fmla="*/ 5885 h 2339"/>
                              <a:gd name="T92" fmla="+- 0 5070 4795"/>
                              <a:gd name="T93" fmla="*/ T92 w 4118"/>
                              <a:gd name="T94" fmla="+- 0 5900 3571"/>
                              <a:gd name="T95" fmla="*/ 5900 h 2339"/>
                              <a:gd name="T96" fmla="+- 0 5136 4795"/>
                              <a:gd name="T97" fmla="*/ T96 w 4118"/>
                              <a:gd name="T98" fmla="+- 0 5907 3571"/>
                              <a:gd name="T99" fmla="*/ 5907 h 2339"/>
                              <a:gd name="T100" fmla="+- 0 5215 4795"/>
                              <a:gd name="T101" fmla="*/ T100 w 4118"/>
                              <a:gd name="T102" fmla="+- 0 5910 3571"/>
                              <a:gd name="T103" fmla="*/ 5910 h 2339"/>
                              <a:gd name="T104" fmla="+- 0 5315 4795"/>
                              <a:gd name="T105" fmla="*/ T104 w 4118"/>
                              <a:gd name="T106" fmla="+- 0 5910 3571"/>
                              <a:gd name="T107" fmla="*/ 5910 h 2339"/>
                              <a:gd name="T108" fmla="+- 0 8391 4795"/>
                              <a:gd name="T109" fmla="*/ T108 w 4118"/>
                              <a:gd name="T110" fmla="+- 0 5910 3571"/>
                              <a:gd name="T111" fmla="*/ 5910 h 2339"/>
                              <a:gd name="T112" fmla="+- 0 8491 4795"/>
                              <a:gd name="T113" fmla="*/ T112 w 4118"/>
                              <a:gd name="T114" fmla="+- 0 5910 3571"/>
                              <a:gd name="T115" fmla="*/ 5910 h 2339"/>
                              <a:gd name="T116" fmla="+- 0 8571 4795"/>
                              <a:gd name="T117" fmla="*/ T116 w 4118"/>
                              <a:gd name="T118" fmla="+- 0 5907 3571"/>
                              <a:gd name="T119" fmla="*/ 5907 h 2339"/>
                              <a:gd name="T120" fmla="+- 0 8637 4795"/>
                              <a:gd name="T121" fmla="*/ T120 w 4118"/>
                              <a:gd name="T122" fmla="+- 0 5900 3571"/>
                              <a:gd name="T123" fmla="*/ 5900 h 2339"/>
                              <a:gd name="T124" fmla="+- 0 8698 4795"/>
                              <a:gd name="T125" fmla="*/ T124 w 4118"/>
                              <a:gd name="T126" fmla="+- 0 5885 3571"/>
                              <a:gd name="T127" fmla="*/ 5885 h 2339"/>
                              <a:gd name="T128" fmla="+- 0 8760 4795"/>
                              <a:gd name="T129" fmla="*/ T128 w 4118"/>
                              <a:gd name="T130" fmla="+- 0 5854 3571"/>
                              <a:gd name="T131" fmla="*/ 5854 h 2339"/>
                              <a:gd name="T132" fmla="+- 0 8814 4795"/>
                              <a:gd name="T133" fmla="*/ T132 w 4118"/>
                              <a:gd name="T134" fmla="+- 0 5811 3571"/>
                              <a:gd name="T135" fmla="*/ 5811 h 2339"/>
                              <a:gd name="T136" fmla="+- 0 8856 4795"/>
                              <a:gd name="T137" fmla="*/ T136 w 4118"/>
                              <a:gd name="T138" fmla="+- 0 5758 3571"/>
                              <a:gd name="T139" fmla="*/ 5758 h 2339"/>
                              <a:gd name="T140" fmla="+- 0 8887 4795"/>
                              <a:gd name="T141" fmla="*/ T140 w 4118"/>
                              <a:gd name="T142" fmla="+- 0 5696 3571"/>
                              <a:gd name="T143" fmla="*/ 5696 h 2339"/>
                              <a:gd name="T144" fmla="+- 0 8902 4795"/>
                              <a:gd name="T145" fmla="*/ T144 w 4118"/>
                              <a:gd name="T146" fmla="+- 0 5635 3571"/>
                              <a:gd name="T147" fmla="*/ 5635 h 2339"/>
                              <a:gd name="T148" fmla="+- 0 8909 4795"/>
                              <a:gd name="T149" fmla="*/ T148 w 4118"/>
                              <a:gd name="T150" fmla="+- 0 5569 3571"/>
                              <a:gd name="T151" fmla="*/ 5569 h 2339"/>
                              <a:gd name="T152" fmla="+- 0 8912 4795"/>
                              <a:gd name="T153" fmla="*/ T152 w 4118"/>
                              <a:gd name="T154" fmla="+- 0 5490 3571"/>
                              <a:gd name="T155" fmla="*/ 5490 h 2339"/>
                              <a:gd name="T156" fmla="+- 0 8913 4795"/>
                              <a:gd name="T157" fmla="*/ T156 w 4118"/>
                              <a:gd name="T158" fmla="+- 0 5391 3571"/>
                              <a:gd name="T159" fmla="*/ 5391 h 2339"/>
                              <a:gd name="T160" fmla="+- 0 8913 4795"/>
                              <a:gd name="T161" fmla="*/ T160 w 4118"/>
                              <a:gd name="T162" fmla="+- 0 4091 3571"/>
                              <a:gd name="T163" fmla="*/ 4091 h 2339"/>
                              <a:gd name="T164" fmla="+- 0 8912 4795"/>
                              <a:gd name="T165" fmla="*/ T164 w 4118"/>
                              <a:gd name="T166" fmla="+- 0 3993 3571"/>
                              <a:gd name="T167" fmla="*/ 3993 h 2339"/>
                              <a:gd name="T168" fmla="+- 0 8909 4795"/>
                              <a:gd name="T169" fmla="*/ T168 w 4118"/>
                              <a:gd name="T170" fmla="+- 0 3913 3571"/>
                              <a:gd name="T171" fmla="*/ 3913 h 2339"/>
                              <a:gd name="T172" fmla="+- 0 8902 4795"/>
                              <a:gd name="T173" fmla="*/ T172 w 4118"/>
                              <a:gd name="T174" fmla="+- 0 3847 3571"/>
                              <a:gd name="T175" fmla="*/ 3847 h 2339"/>
                              <a:gd name="T176" fmla="+- 0 8887 4795"/>
                              <a:gd name="T177" fmla="*/ T176 w 4118"/>
                              <a:gd name="T178" fmla="+- 0 3786 3571"/>
                              <a:gd name="T179" fmla="*/ 3786 h 2339"/>
                              <a:gd name="T180" fmla="+- 0 8856 4795"/>
                              <a:gd name="T181" fmla="*/ T180 w 4118"/>
                              <a:gd name="T182" fmla="+- 0 3724 3571"/>
                              <a:gd name="T183" fmla="*/ 3724 h 2339"/>
                              <a:gd name="T184" fmla="+- 0 8814 4795"/>
                              <a:gd name="T185" fmla="*/ T184 w 4118"/>
                              <a:gd name="T186" fmla="+- 0 3671 3571"/>
                              <a:gd name="T187" fmla="*/ 3671 h 2339"/>
                              <a:gd name="T188" fmla="+- 0 8760 4795"/>
                              <a:gd name="T189" fmla="*/ T188 w 4118"/>
                              <a:gd name="T190" fmla="+- 0 3628 3571"/>
                              <a:gd name="T191" fmla="*/ 3628 h 2339"/>
                              <a:gd name="T192" fmla="+- 0 8698 4795"/>
                              <a:gd name="T193" fmla="*/ T192 w 4118"/>
                              <a:gd name="T194" fmla="+- 0 3597 3571"/>
                              <a:gd name="T195" fmla="*/ 3597 h 2339"/>
                              <a:gd name="T196" fmla="+- 0 8637 4795"/>
                              <a:gd name="T197" fmla="*/ T196 w 4118"/>
                              <a:gd name="T198" fmla="+- 0 3582 3571"/>
                              <a:gd name="T199" fmla="*/ 3582 h 2339"/>
                              <a:gd name="T200" fmla="+- 0 8571 4795"/>
                              <a:gd name="T201" fmla="*/ T200 w 4118"/>
                              <a:gd name="T202" fmla="+- 0 3575 3571"/>
                              <a:gd name="T203" fmla="*/ 3575 h 2339"/>
                              <a:gd name="T204" fmla="+- 0 8492 4795"/>
                              <a:gd name="T205" fmla="*/ T204 w 4118"/>
                              <a:gd name="T206" fmla="+- 0 3572 3571"/>
                              <a:gd name="T207" fmla="*/ 3572 h 2339"/>
                              <a:gd name="T208" fmla="+- 0 8393 4795"/>
                              <a:gd name="T209" fmla="*/ T208 w 4118"/>
                              <a:gd name="T210" fmla="+- 0 3571 3571"/>
                              <a:gd name="T211" fmla="*/ 3571 h 23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4118" h="2339">
                                <a:moveTo>
                                  <a:pt x="3598" y="0"/>
                                </a:moveTo>
                                <a:lnTo>
                                  <a:pt x="522" y="0"/>
                                </a:lnTo>
                                <a:lnTo>
                                  <a:pt x="421" y="1"/>
                                </a:lnTo>
                                <a:lnTo>
                                  <a:pt x="342" y="4"/>
                                </a:lnTo>
                                <a:lnTo>
                                  <a:pt x="275" y="11"/>
                                </a:lnTo>
                                <a:lnTo>
                                  <a:pt x="215" y="26"/>
                                </a:lnTo>
                                <a:lnTo>
                                  <a:pt x="153" y="57"/>
                                </a:lnTo>
                                <a:lnTo>
                                  <a:pt x="99" y="100"/>
                                </a:lnTo>
                                <a:lnTo>
                                  <a:pt x="56" y="153"/>
                                </a:lnTo>
                                <a:lnTo>
                                  <a:pt x="26" y="215"/>
                                </a:lnTo>
                                <a:lnTo>
                                  <a:pt x="11" y="276"/>
                                </a:lnTo>
                                <a:lnTo>
                                  <a:pt x="3" y="342"/>
                                </a:lnTo>
                                <a:lnTo>
                                  <a:pt x="0" y="421"/>
                                </a:lnTo>
                                <a:lnTo>
                                  <a:pt x="0" y="520"/>
                                </a:lnTo>
                                <a:lnTo>
                                  <a:pt x="0" y="1820"/>
                                </a:lnTo>
                                <a:lnTo>
                                  <a:pt x="0" y="1918"/>
                                </a:lnTo>
                                <a:lnTo>
                                  <a:pt x="3" y="1998"/>
                                </a:lnTo>
                                <a:lnTo>
                                  <a:pt x="11" y="2064"/>
                                </a:lnTo>
                                <a:lnTo>
                                  <a:pt x="26" y="2125"/>
                                </a:lnTo>
                                <a:lnTo>
                                  <a:pt x="56" y="2187"/>
                                </a:lnTo>
                                <a:lnTo>
                                  <a:pt x="99" y="2240"/>
                                </a:lnTo>
                                <a:lnTo>
                                  <a:pt x="153" y="2283"/>
                                </a:lnTo>
                                <a:lnTo>
                                  <a:pt x="215" y="2314"/>
                                </a:lnTo>
                                <a:lnTo>
                                  <a:pt x="275" y="2329"/>
                                </a:lnTo>
                                <a:lnTo>
                                  <a:pt x="341" y="2336"/>
                                </a:lnTo>
                                <a:lnTo>
                                  <a:pt x="420" y="2339"/>
                                </a:lnTo>
                                <a:lnTo>
                                  <a:pt x="520" y="2339"/>
                                </a:lnTo>
                                <a:lnTo>
                                  <a:pt x="3596" y="2339"/>
                                </a:lnTo>
                                <a:lnTo>
                                  <a:pt x="3696" y="2339"/>
                                </a:lnTo>
                                <a:lnTo>
                                  <a:pt x="3776" y="2336"/>
                                </a:lnTo>
                                <a:lnTo>
                                  <a:pt x="3842" y="2329"/>
                                </a:lnTo>
                                <a:lnTo>
                                  <a:pt x="3903" y="2314"/>
                                </a:lnTo>
                                <a:lnTo>
                                  <a:pt x="3965" y="2283"/>
                                </a:lnTo>
                                <a:lnTo>
                                  <a:pt x="4019" y="2240"/>
                                </a:lnTo>
                                <a:lnTo>
                                  <a:pt x="4061" y="2187"/>
                                </a:lnTo>
                                <a:lnTo>
                                  <a:pt x="4092" y="2125"/>
                                </a:lnTo>
                                <a:lnTo>
                                  <a:pt x="4107" y="2064"/>
                                </a:lnTo>
                                <a:lnTo>
                                  <a:pt x="4114" y="1998"/>
                                </a:lnTo>
                                <a:lnTo>
                                  <a:pt x="4117" y="1919"/>
                                </a:lnTo>
                                <a:lnTo>
                                  <a:pt x="4118" y="1820"/>
                                </a:lnTo>
                                <a:lnTo>
                                  <a:pt x="4118" y="520"/>
                                </a:lnTo>
                                <a:lnTo>
                                  <a:pt x="4117" y="422"/>
                                </a:lnTo>
                                <a:lnTo>
                                  <a:pt x="4114" y="342"/>
                                </a:lnTo>
                                <a:lnTo>
                                  <a:pt x="4107" y="276"/>
                                </a:lnTo>
                                <a:lnTo>
                                  <a:pt x="4092" y="215"/>
                                </a:lnTo>
                                <a:lnTo>
                                  <a:pt x="4061" y="153"/>
                                </a:lnTo>
                                <a:lnTo>
                                  <a:pt x="4019" y="100"/>
                                </a:lnTo>
                                <a:lnTo>
                                  <a:pt x="3965" y="57"/>
                                </a:lnTo>
                                <a:lnTo>
                                  <a:pt x="3903" y="26"/>
                                </a:lnTo>
                                <a:lnTo>
                                  <a:pt x="3842" y="11"/>
                                </a:lnTo>
                                <a:lnTo>
                                  <a:pt x="3776" y="4"/>
                                </a:lnTo>
                                <a:lnTo>
                                  <a:pt x="3697" y="1"/>
                                </a:lnTo>
                                <a:lnTo>
                                  <a:pt x="359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Freeform 46"/>
                        <wps:cNvSpPr>
                          <a:spLocks/>
                        </wps:cNvSpPr>
                        <wps:spPr bwMode="auto">
                          <a:xfrm>
                            <a:off x="4795" y="3571"/>
                            <a:ext cx="4118" cy="2339"/>
                          </a:xfrm>
                          <a:custGeom>
                            <a:avLst/>
                            <a:gdLst>
                              <a:gd name="T0" fmla="+- 0 5315 4795"/>
                              <a:gd name="T1" fmla="*/ T0 w 4118"/>
                              <a:gd name="T2" fmla="+- 0 3571 3571"/>
                              <a:gd name="T3" fmla="*/ 3571 h 2339"/>
                              <a:gd name="T4" fmla="+- 0 8393 4795"/>
                              <a:gd name="T5" fmla="*/ T4 w 4118"/>
                              <a:gd name="T6" fmla="+- 0 3571 3571"/>
                              <a:gd name="T7" fmla="*/ 3571 h 2339"/>
                              <a:gd name="T8" fmla="+- 0 8492 4795"/>
                              <a:gd name="T9" fmla="*/ T8 w 4118"/>
                              <a:gd name="T10" fmla="+- 0 3572 3571"/>
                              <a:gd name="T11" fmla="*/ 3572 h 2339"/>
                              <a:gd name="T12" fmla="+- 0 8571 4795"/>
                              <a:gd name="T13" fmla="*/ T12 w 4118"/>
                              <a:gd name="T14" fmla="+- 0 3575 3571"/>
                              <a:gd name="T15" fmla="*/ 3575 h 2339"/>
                              <a:gd name="T16" fmla="+- 0 8637 4795"/>
                              <a:gd name="T17" fmla="*/ T16 w 4118"/>
                              <a:gd name="T18" fmla="+- 0 3582 3571"/>
                              <a:gd name="T19" fmla="*/ 3582 h 2339"/>
                              <a:gd name="T20" fmla="+- 0 8698 4795"/>
                              <a:gd name="T21" fmla="*/ T20 w 4118"/>
                              <a:gd name="T22" fmla="+- 0 3597 3571"/>
                              <a:gd name="T23" fmla="*/ 3597 h 2339"/>
                              <a:gd name="T24" fmla="+- 0 8760 4795"/>
                              <a:gd name="T25" fmla="*/ T24 w 4118"/>
                              <a:gd name="T26" fmla="+- 0 3628 3571"/>
                              <a:gd name="T27" fmla="*/ 3628 h 2339"/>
                              <a:gd name="T28" fmla="+- 0 8814 4795"/>
                              <a:gd name="T29" fmla="*/ T28 w 4118"/>
                              <a:gd name="T30" fmla="+- 0 3671 3571"/>
                              <a:gd name="T31" fmla="*/ 3671 h 2339"/>
                              <a:gd name="T32" fmla="+- 0 8856 4795"/>
                              <a:gd name="T33" fmla="*/ T32 w 4118"/>
                              <a:gd name="T34" fmla="+- 0 3724 3571"/>
                              <a:gd name="T35" fmla="*/ 3724 h 2339"/>
                              <a:gd name="T36" fmla="+- 0 8887 4795"/>
                              <a:gd name="T37" fmla="*/ T36 w 4118"/>
                              <a:gd name="T38" fmla="+- 0 3786 3571"/>
                              <a:gd name="T39" fmla="*/ 3786 h 2339"/>
                              <a:gd name="T40" fmla="+- 0 8902 4795"/>
                              <a:gd name="T41" fmla="*/ T40 w 4118"/>
                              <a:gd name="T42" fmla="+- 0 3847 3571"/>
                              <a:gd name="T43" fmla="*/ 3847 h 2339"/>
                              <a:gd name="T44" fmla="+- 0 8909 4795"/>
                              <a:gd name="T45" fmla="*/ T44 w 4118"/>
                              <a:gd name="T46" fmla="+- 0 3913 3571"/>
                              <a:gd name="T47" fmla="*/ 3913 h 2339"/>
                              <a:gd name="T48" fmla="+- 0 8912 4795"/>
                              <a:gd name="T49" fmla="*/ T48 w 4118"/>
                              <a:gd name="T50" fmla="+- 0 3993 3571"/>
                              <a:gd name="T51" fmla="*/ 3993 h 2339"/>
                              <a:gd name="T52" fmla="+- 0 8913 4795"/>
                              <a:gd name="T53" fmla="*/ T52 w 4118"/>
                              <a:gd name="T54" fmla="+- 0 4093 3571"/>
                              <a:gd name="T55" fmla="*/ 4093 h 2339"/>
                              <a:gd name="T56" fmla="+- 0 8913 4795"/>
                              <a:gd name="T57" fmla="*/ T56 w 4118"/>
                              <a:gd name="T58" fmla="+- 0 5391 3571"/>
                              <a:gd name="T59" fmla="*/ 5391 h 2339"/>
                              <a:gd name="T60" fmla="+- 0 8912 4795"/>
                              <a:gd name="T61" fmla="*/ T60 w 4118"/>
                              <a:gd name="T62" fmla="+- 0 5490 3571"/>
                              <a:gd name="T63" fmla="*/ 5490 h 2339"/>
                              <a:gd name="T64" fmla="+- 0 8909 4795"/>
                              <a:gd name="T65" fmla="*/ T64 w 4118"/>
                              <a:gd name="T66" fmla="+- 0 5569 3571"/>
                              <a:gd name="T67" fmla="*/ 5569 h 2339"/>
                              <a:gd name="T68" fmla="+- 0 8902 4795"/>
                              <a:gd name="T69" fmla="*/ T68 w 4118"/>
                              <a:gd name="T70" fmla="+- 0 5635 3571"/>
                              <a:gd name="T71" fmla="*/ 5635 h 2339"/>
                              <a:gd name="T72" fmla="+- 0 8887 4795"/>
                              <a:gd name="T73" fmla="*/ T72 w 4118"/>
                              <a:gd name="T74" fmla="+- 0 5696 3571"/>
                              <a:gd name="T75" fmla="*/ 5696 h 2339"/>
                              <a:gd name="T76" fmla="+- 0 8856 4795"/>
                              <a:gd name="T77" fmla="*/ T76 w 4118"/>
                              <a:gd name="T78" fmla="+- 0 5758 3571"/>
                              <a:gd name="T79" fmla="*/ 5758 h 2339"/>
                              <a:gd name="T80" fmla="+- 0 8814 4795"/>
                              <a:gd name="T81" fmla="*/ T80 w 4118"/>
                              <a:gd name="T82" fmla="+- 0 5811 3571"/>
                              <a:gd name="T83" fmla="*/ 5811 h 2339"/>
                              <a:gd name="T84" fmla="+- 0 8760 4795"/>
                              <a:gd name="T85" fmla="*/ T84 w 4118"/>
                              <a:gd name="T86" fmla="+- 0 5854 3571"/>
                              <a:gd name="T87" fmla="*/ 5854 h 2339"/>
                              <a:gd name="T88" fmla="+- 0 8698 4795"/>
                              <a:gd name="T89" fmla="*/ T88 w 4118"/>
                              <a:gd name="T90" fmla="+- 0 5885 3571"/>
                              <a:gd name="T91" fmla="*/ 5885 h 2339"/>
                              <a:gd name="T92" fmla="+- 0 8637 4795"/>
                              <a:gd name="T93" fmla="*/ T92 w 4118"/>
                              <a:gd name="T94" fmla="+- 0 5900 3571"/>
                              <a:gd name="T95" fmla="*/ 5900 h 2339"/>
                              <a:gd name="T96" fmla="+- 0 8571 4795"/>
                              <a:gd name="T97" fmla="*/ T96 w 4118"/>
                              <a:gd name="T98" fmla="+- 0 5907 3571"/>
                              <a:gd name="T99" fmla="*/ 5907 h 2339"/>
                              <a:gd name="T100" fmla="+- 0 8491 4795"/>
                              <a:gd name="T101" fmla="*/ T100 w 4118"/>
                              <a:gd name="T102" fmla="+- 0 5910 3571"/>
                              <a:gd name="T103" fmla="*/ 5910 h 2339"/>
                              <a:gd name="T104" fmla="+- 0 8391 4795"/>
                              <a:gd name="T105" fmla="*/ T104 w 4118"/>
                              <a:gd name="T106" fmla="+- 0 5910 3571"/>
                              <a:gd name="T107" fmla="*/ 5910 h 2339"/>
                              <a:gd name="T108" fmla="+- 0 5315 4795"/>
                              <a:gd name="T109" fmla="*/ T108 w 4118"/>
                              <a:gd name="T110" fmla="+- 0 5910 3571"/>
                              <a:gd name="T111" fmla="*/ 5910 h 2339"/>
                              <a:gd name="T112" fmla="+- 0 5215 4795"/>
                              <a:gd name="T113" fmla="*/ T112 w 4118"/>
                              <a:gd name="T114" fmla="+- 0 5910 3571"/>
                              <a:gd name="T115" fmla="*/ 5910 h 2339"/>
                              <a:gd name="T116" fmla="+- 0 5136 4795"/>
                              <a:gd name="T117" fmla="*/ T116 w 4118"/>
                              <a:gd name="T118" fmla="+- 0 5907 3571"/>
                              <a:gd name="T119" fmla="*/ 5907 h 2339"/>
                              <a:gd name="T120" fmla="+- 0 5070 4795"/>
                              <a:gd name="T121" fmla="*/ T120 w 4118"/>
                              <a:gd name="T122" fmla="+- 0 5900 3571"/>
                              <a:gd name="T123" fmla="*/ 5900 h 2339"/>
                              <a:gd name="T124" fmla="+- 0 5010 4795"/>
                              <a:gd name="T125" fmla="*/ T124 w 4118"/>
                              <a:gd name="T126" fmla="+- 0 5885 3571"/>
                              <a:gd name="T127" fmla="*/ 5885 h 2339"/>
                              <a:gd name="T128" fmla="+- 0 4948 4795"/>
                              <a:gd name="T129" fmla="*/ T128 w 4118"/>
                              <a:gd name="T130" fmla="+- 0 5854 3571"/>
                              <a:gd name="T131" fmla="*/ 5854 h 2339"/>
                              <a:gd name="T132" fmla="+- 0 4894 4795"/>
                              <a:gd name="T133" fmla="*/ T132 w 4118"/>
                              <a:gd name="T134" fmla="+- 0 5811 3571"/>
                              <a:gd name="T135" fmla="*/ 5811 h 2339"/>
                              <a:gd name="T136" fmla="+- 0 4851 4795"/>
                              <a:gd name="T137" fmla="*/ T136 w 4118"/>
                              <a:gd name="T138" fmla="+- 0 5758 3571"/>
                              <a:gd name="T139" fmla="*/ 5758 h 2339"/>
                              <a:gd name="T140" fmla="+- 0 4821 4795"/>
                              <a:gd name="T141" fmla="*/ T140 w 4118"/>
                              <a:gd name="T142" fmla="+- 0 5696 3571"/>
                              <a:gd name="T143" fmla="*/ 5696 h 2339"/>
                              <a:gd name="T144" fmla="+- 0 4806 4795"/>
                              <a:gd name="T145" fmla="*/ T144 w 4118"/>
                              <a:gd name="T146" fmla="+- 0 5635 3571"/>
                              <a:gd name="T147" fmla="*/ 5635 h 2339"/>
                              <a:gd name="T148" fmla="+- 0 4798 4795"/>
                              <a:gd name="T149" fmla="*/ T148 w 4118"/>
                              <a:gd name="T150" fmla="+- 0 5569 3571"/>
                              <a:gd name="T151" fmla="*/ 5569 h 2339"/>
                              <a:gd name="T152" fmla="+- 0 4795 4795"/>
                              <a:gd name="T153" fmla="*/ T152 w 4118"/>
                              <a:gd name="T154" fmla="+- 0 5489 3571"/>
                              <a:gd name="T155" fmla="*/ 5489 h 2339"/>
                              <a:gd name="T156" fmla="+- 0 4795 4795"/>
                              <a:gd name="T157" fmla="*/ T156 w 4118"/>
                              <a:gd name="T158" fmla="+- 0 5388 3571"/>
                              <a:gd name="T159" fmla="*/ 5388 h 2339"/>
                              <a:gd name="T160" fmla="+- 0 4795 4795"/>
                              <a:gd name="T161" fmla="*/ T160 w 4118"/>
                              <a:gd name="T162" fmla="+- 0 4091 3571"/>
                              <a:gd name="T163" fmla="*/ 4091 h 2339"/>
                              <a:gd name="T164" fmla="+- 0 4795 4795"/>
                              <a:gd name="T165" fmla="*/ T164 w 4118"/>
                              <a:gd name="T166" fmla="+- 0 3992 3571"/>
                              <a:gd name="T167" fmla="*/ 3992 h 2339"/>
                              <a:gd name="T168" fmla="+- 0 4798 4795"/>
                              <a:gd name="T169" fmla="*/ T168 w 4118"/>
                              <a:gd name="T170" fmla="+- 0 3913 3571"/>
                              <a:gd name="T171" fmla="*/ 3913 h 2339"/>
                              <a:gd name="T172" fmla="+- 0 4806 4795"/>
                              <a:gd name="T173" fmla="*/ T172 w 4118"/>
                              <a:gd name="T174" fmla="+- 0 3847 3571"/>
                              <a:gd name="T175" fmla="*/ 3847 h 2339"/>
                              <a:gd name="T176" fmla="+- 0 4821 4795"/>
                              <a:gd name="T177" fmla="*/ T176 w 4118"/>
                              <a:gd name="T178" fmla="+- 0 3786 3571"/>
                              <a:gd name="T179" fmla="*/ 3786 h 2339"/>
                              <a:gd name="T180" fmla="+- 0 4851 4795"/>
                              <a:gd name="T181" fmla="*/ T180 w 4118"/>
                              <a:gd name="T182" fmla="+- 0 3724 3571"/>
                              <a:gd name="T183" fmla="*/ 3724 h 2339"/>
                              <a:gd name="T184" fmla="+- 0 4894 4795"/>
                              <a:gd name="T185" fmla="*/ T184 w 4118"/>
                              <a:gd name="T186" fmla="+- 0 3671 3571"/>
                              <a:gd name="T187" fmla="*/ 3671 h 2339"/>
                              <a:gd name="T188" fmla="+- 0 4948 4795"/>
                              <a:gd name="T189" fmla="*/ T188 w 4118"/>
                              <a:gd name="T190" fmla="+- 0 3628 3571"/>
                              <a:gd name="T191" fmla="*/ 3628 h 2339"/>
                              <a:gd name="T192" fmla="+- 0 5010 4795"/>
                              <a:gd name="T193" fmla="*/ T192 w 4118"/>
                              <a:gd name="T194" fmla="+- 0 3597 3571"/>
                              <a:gd name="T195" fmla="*/ 3597 h 2339"/>
                              <a:gd name="T196" fmla="+- 0 5070 4795"/>
                              <a:gd name="T197" fmla="*/ T196 w 4118"/>
                              <a:gd name="T198" fmla="+- 0 3582 3571"/>
                              <a:gd name="T199" fmla="*/ 3582 h 2339"/>
                              <a:gd name="T200" fmla="+- 0 5137 4795"/>
                              <a:gd name="T201" fmla="*/ T200 w 4118"/>
                              <a:gd name="T202" fmla="+- 0 3575 3571"/>
                              <a:gd name="T203" fmla="*/ 3575 h 2339"/>
                              <a:gd name="T204" fmla="+- 0 5216 4795"/>
                              <a:gd name="T205" fmla="*/ T204 w 4118"/>
                              <a:gd name="T206" fmla="+- 0 3572 3571"/>
                              <a:gd name="T207" fmla="*/ 3572 h 2339"/>
                              <a:gd name="T208" fmla="+- 0 5317 4795"/>
                              <a:gd name="T209" fmla="*/ T208 w 4118"/>
                              <a:gd name="T210" fmla="+- 0 3571 3571"/>
                              <a:gd name="T211" fmla="*/ 3571 h 2339"/>
                              <a:gd name="T212" fmla="+- 0 5315 4795"/>
                              <a:gd name="T213" fmla="*/ T212 w 4118"/>
                              <a:gd name="T214" fmla="+- 0 3571 3571"/>
                              <a:gd name="T215" fmla="*/ 3571 h 23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Lst>
                            <a:rect l="0" t="0" r="r" b="b"/>
                            <a:pathLst>
                              <a:path w="4118" h="2339">
                                <a:moveTo>
                                  <a:pt x="520" y="0"/>
                                </a:moveTo>
                                <a:lnTo>
                                  <a:pt x="3598" y="0"/>
                                </a:lnTo>
                                <a:lnTo>
                                  <a:pt x="3697" y="1"/>
                                </a:lnTo>
                                <a:lnTo>
                                  <a:pt x="3776" y="4"/>
                                </a:lnTo>
                                <a:lnTo>
                                  <a:pt x="3842" y="11"/>
                                </a:lnTo>
                                <a:lnTo>
                                  <a:pt x="3903" y="26"/>
                                </a:lnTo>
                                <a:lnTo>
                                  <a:pt x="3965" y="57"/>
                                </a:lnTo>
                                <a:lnTo>
                                  <a:pt x="4019" y="100"/>
                                </a:lnTo>
                                <a:lnTo>
                                  <a:pt x="4061" y="153"/>
                                </a:lnTo>
                                <a:lnTo>
                                  <a:pt x="4092" y="215"/>
                                </a:lnTo>
                                <a:lnTo>
                                  <a:pt x="4107" y="276"/>
                                </a:lnTo>
                                <a:lnTo>
                                  <a:pt x="4114" y="342"/>
                                </a:lnTo>
                                <a:lnTo>
                                  <a:pt x="4117" y="422"/>
                                </a:lnTo>
                                <a:lnTo>
                                  <a:pt x="4118" y="522"/>
                                </a:lnTo>
                                <a:lnTo>
                                  <a:pt x="4118" y="1820"/>
                                </a:lnTo>
                                <a:lnTo>
                                  <a:pt x="4117" y="1919"/>
                                </a:lnTo>
                                <a:lnTo>
                                  <a:pt x="4114" y="1998"/>
                                </a:lnTo>
                                <a:lnTo>
                                  <a:pt x="4107" y="2064"/>
                                </a:lnTo>
                                <a:lnTo>
                                  <a:pt x="4092" y="2125"/>
                                </a:lnTo>
                                <a:lnTo>
                                  <a:pt x="4061" y="2187"/>
                                </a:lnTo>
                                <a:lnTo>
                                  <a:pt x="4019" y="2240"/>
                                </a:lnTo>
                                <a:lnTo>
                                  <a:pt x="3965" y="2283"/>
                                </a:lnTo>
                                <a:lnTo>
                                  <a:pt x="3903" y="2314"/>
                                </a:lnTo>
                                <a:lnTo>
                                  <a:pt x="3842" y="2329"/>
                                </a:lnTo>
                                <a:lnTo>
                                  <a:pt x="3776" y="2336"/>
                                </a:lnTo>
                                <a:lnTo>
                                  <a:pt x="3696" y="2339"/>
                                </a:lnTo>
                                <a:lnTo>
                                  <a:pt x="3596" y="2339"/>
                                </a:lnTo>
                                <a:lnTo>
                                  <a:pt x="520" y="2339"/>
                                </a:lnTo>
                                <a:lnTo>
                                  <a:pt x="420" y="2339"/>
                                </a:lnTo>
                                <a:lnTo>
                                  <a:pt x="341" y="2336"/>
                                </a:lnTo>
                                <a:lnTo>
                                  <a:pt x="275" y="2329"/>
                                </a:lnTo>
                                <a:lnTo>
                                  <a:pt x="215" y="2314"/>
                                </a:lnTo>
                                <a:lnTo>
                                  <a:pt x="153" y="2283"/>
                                </a:lnTo>
                                <a:lnTo>
                                  <a:pt x="99" y="2240"/>
                                </a:lnTo>
                                <a:lnTo>
                                  <a:pt x="56" y="2187"/>
                                </a:lnTo>
                                <a:lnTo>
                                  <a:pt x="26" y="2125"/>
                                </a:lnTo>
                                <a:lnTo>
                                  <a:pt x="11" y="2064"/>
                                </a:lnTo>
                                <a:lnTo>
                                  <a:pt x="3" y="1998"/>
                                </a:lnTo>
                                <a:lnTo>
                                  <a:pt x="0" y="1918"/>
                                </a:lnTo>
                                <a:lnTo>
                                  <a:pt x="0" y="1817"/>
                                </a:lnTo>
                                <a:lnTo>
                                  <a:pt x="0" y="520"/>
                                </a:lnTo>
                                <a:lnTo>
                                  <a:pt x="0" y="421"/>
                                </a:lnTo>
                                <a:lnTo>
                                  <a:pt x="3" y="342"/>
                                </a:lnTo>
                                <a:lnTo>
                                  <a:pt x="11" y="276"/>
                                </a:lnTo>
                                <a:lnTo>
                                  <a:pt x="26" y="215"/>
                                </a:lnTo>
                                <a:lnTo>
                                  <a:pt x="56" y="153"/>
                                </a:lnTo>
                                <a:lnTo>
                                  <a:pt x="99" y="100"/>
                                </a:lnTo>
                                <a:lnTo>
                                  <a:pt x="153" y="57"/>
                                </a:lnTo>
                                <a:lnTo>
                                  <a:pt x="215" y="26"/>
                                </a:lnTo>
                                <a:lnTo>
                                  <a:pt x="275" y="11"/>
                                </a:lnTo>
                                <a:lnTo>
                                  <a:pt x="342" y="4"/>
                                </a:lnTo>
                                <a:lnTo>
                                  <a:pt x="421" y="1"/>
                                </a:lnTo>
                                <a:lnTo>
                                  <a:pt x="522" y="0"/>
                                </a:lnTo>
                                <a:lnTo>
                                  <a:pt x="520" y="0"/>
                                </a:lnTo>
                                <a:close/>
                              </a:path>
                            </a:pathLst>
                          </a:custGeom>
                          <a:noFill/>
                          <a:ln w="1687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1" name="Picture 4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7710" y="1201"/>
                            <a:ext cx="1346" cy="13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 name="Picture 4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7804" y="1240"/>
                            <a:ext cx="1161" cy="11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3" name="Picture 4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863" y="2101"/>
                            <a:ext cx="980" cy="11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4" name="Picture 4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956" y="2134"/>
                            <a:ext cx="798" cy="10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 name="Picture 4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1643" y="3151"/>
                            <a:ext cx="1139" cy="11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6" name="Picture 4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1736" y="3189"/>
                            <a:ext cx="957" cy="9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7" name="Picture 3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2683" y="4218"/>
                            <a:ext cx="1404" cy="9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8" name="Picture 3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2772" y="4252"/>
                            <a:ext cx="1232" cy="7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9" name="Picture 3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1419" y="1526"/>
                            <a:ext cx="3036" cy="22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0" name="Freeform 36"/>
                        <wps:cNvSpPr>
                          <a:spLocks/>
                        </wps:cNvSpPr>
                        <wps:spPr bwMode="auto">
                          <a:xfrm>
                            <a:off x="1800" y="2275"/>
                            <a:ext cx="2187" cy="821"/>
                          </a:xfrm>
                          <a:custGeom>
                            <a:avLst/>
                            <a:gdLst>
                              <a:gd name="T0" fmla="+- 0 1800 1800"/>
                              <a:gd name="T1" fmla="*/ T0 w 2187"/>
                              <a:gd name="T2" fmla="+- 0 3096 2275"/>
                              <a:gd name="T3" fmla="*/ 3096 h 821"/>
                              <a:gd name="T4" fmla="+- 0 3970 1800"/>
                              <a:gd name="T5" fmla="*/ T4 w 2187"/>
                              <a:gd name="T6" fmla="+- 0 2281 2275"/>
                              <a:gd name="T7" fmla="*/ 2281 h 821"/>
                              <a:gd name="T8" fmla="+- 0 3987 1800"/>
                              <a:gd name="T9" fmla="*/ T8 w 2187"/>
                              <a:gd name="T10" fmla="+- 0 2275 2275"/>
                              <a:gd name="T11" fmla="*/ 2275 h 821"/>
                            </a:gdLst>
                            <a:ahLst/>
                            <a:cxnLst>
                              <a:cxn ang="0">
                                <a:pos x="T1" y="T3"/>
                              </a:cxn>
                              <a:cxn ang="0">
                                <a:pos x="T5" y="T7"/>
                              </a:cxn>
                              <a:cxn ang="0">
                                <a:pos x="T9" y="T11"/>
                              </a:cxn>
                            </a:cxnLst>
                            <a:rect l="0" t="0" r="r" b="b"/>
                            <a:pathLst>
                              <a:path w="2187" h="821">
                                <a:moveTo>
                                  <a:pt x="0" y="821"/>
                                </a:moveTo>
                                <a:lnTo>
                                  <a:pt x="2170" y="6"/>
                                </a:lnTo>
                                <a:lnTo>
                                  <a:pt x="2187" y="0"/>
                                </a:lnTo>
                              </a:path>
                            </a:pathLst>
                          </a:custGeom>
                          <a:noFill/>
                          <a:ln w="22500">
                            <a:solidFill>
                              <a:srgbClr val="73FD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 name="Freeform 35"/>
                        <wps:cNvSpPr>
                          <a:spLocks/>
                        </wps:cNvSpPr>
                        <wps:spPr bwMode="auto">
                          <a:xfrm>
                            <a:off x="3909" y="2224"/>
                            <a:ext cx="166" cy="140"/>
                          </a:xfrm>
                          <a:custGeom>
                            <a:avLst/>
                            <a:gdLst>
                              <a:gd name="T0" fmla="+- 0 3909 3909"/>
                              <a:gd name="T1" fmla="*/ T0 w 166"/>
                              <a:gd name="T2" fmla="+- 0 2225 2225"/>
                              <a:gd name="T3" fmla="*/ 2225 h 140"/>
                              <a:gd name="T4" fmla="+- 0 3970 3909"/>
                              <a:gd name="T5" fmla="*/ T4 w 166"/>
                              <a:gd name="T6" fmla="+- 0 2281 2225"/>
                              <a:gd name="T7" fmla="*/ 2281 h 140"/>
                              <a:gd name="T8" fmla="+- 0 3962 3909"/>
                              <a:gd name="T9" fmla="*/ T8 w 166"/>
                              <a:gd name="T10" fmla="+- 0 2364 2225"/>
                              <a:gd name="T11" fmla="*/ 2364 h 140"/>
                              <a:gd name="T12" fmla="+- 0 4075 3909"/>
                              <a:gd name="T13" fmla="*/ T12 w 166"/>
                              <a:gd name="T14" fmla="+- 0 2242 2225"/>
                              <a:gd name="T15" fmla="*/ 2242 h 140"/>
                              <a:gd name="T16" fmla="+- 0 3909 3909"/>
                              <a:gd name="T17" fmla="*/ T16 w 166"/>
                              <a:gd name="T18" fmla="+- 0 2225 2225"/>
                              <a:gd name="T19" fmla="*/ 2225 h 140"/>
                            </a:gdLst>
                            <a:ahLst/>
                            <a:cxnLst>
                              <a:cxn ang="0">
                                <a:pos x="T1" y="T3"/>
                              </a:cxn>
                              <a:cxn ang="0">
                                <a:pos x="T5" y="T7"/>
                              </a:cxn>
                              <a:cxn ang="0">
                                <a:pos x="T9" y="T11"/>
                              </a:cxn>
                              <a:cxn ang="0">
                                <a:pos x="T13" y="T15"/>
                              </a:cxn>
                              <a:cxn ang="0">
                                <a:pos x="T17" y="T19"/>
                              </a:cxn>
                            </a:cxnLst>
                            <a:rect l="0" t="0" r="r" b="b"/>
                            <a:pathLst>
                              <a:path w="166" h="140">
                                <a:moveTo>
                                  <a:pt x="0" y="0"/>
                                </a:moveTo>
                                <a:lnTo>
                                  <a:pt x="61" y="56"/>
                                </a:lnTo>
                                <a:lnTo>
                                  <a:pt x="53" y="139"/>
                                </a:lnTo>
                                <a:lnTo>
                                  <a:pt x="166" y="17"/>
                                </a:lnTo>
                                <a:lnTo>
                                  <a:pt x="0" y="0"/>
                                </a:lnTo>
                                <a:close/>
                              </a:path>
                            </a:pathLst>
                          </a:custGeom>
                          <a:solidFill>
                            <a:srgbClr val="73FD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2" name="Picture 3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2366" y="1695"/>
                            <a:ext cx="2160" cy="24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3" name="Freeform 33"/>
                        <wps:cNvSpPr>
                          <a:spLocks/>
                        </wps:cNvSpPr>
                        <wps:spPr bwMode="auto">
                          <a:xfrm>
                            <a:off x="2763" y="2479"/>
                            <a:ext cx="1289" cy="894"/>
                          </a:xfrm>
                          <a:custGeom>
                            <a:avLst/>
                            <a:gdLst>
                              <a:gd name="T0" fmla="+- 0 2763 2763"/>
                              <a:gd name="T1" fmla="*/ T0 w 1289"/>
                              <a:gd name="T2" fmla="+- 0 3372 2479"/>
                              <a:gd name="T3" fmla="*/ 3372 h 894"/>
                              <a:gd name="T4" fmla="+- 0 4037 2763"/>
                              <a:gd name="T5" fmla="*/ T4 w 1289"/>
                              <a:gd name="T6" fmla="+- 0 2489 2479"/>
                              <a:gd name="T7" fmla="*/ 2489 h 894"/>
                              <a:gd name="T8" fmla="+- 0 4052 2763"/>
                              <a:gd name="T9" fmla="*/ T8 w 1289"/>
                              <a:gd name="T10" fmla="+- 0 2479 2479"/>
                              <a:gd name="T11" fmla="*/ 2479 h 894"/>
                            </a:gdLst>
                            <a:ahLst/>
                            <a:cxnLst>
                              <a:cxn ang="0">
                                <a:pos x="T1" y="T3"/>
                              </a:cxn>
                              <a:cxn ang="0">
                                <a:pos x="T5" y="T7"/>
                              </a:cxn>
                              <a:cxn ang="0">
                                <a:pos x="T9" y="T11"/>
                              </a:cxn>
                            </a:cxnLst>
                            <a:rect l="0" t="0" r="r" b="b"/>
                            <a:pathLst>
                              <a:path w="1289" h="894">
                                <a:moveTo>
                                  <a:pt x="0" y="893"/>
                                </a:moveTo>
                                <a:lnTo>
                                  <a:pt x="1274" y="10"/>
                                </a:lnTo>
                                <a:lnTo>
                                  <a:pt x="1289" y="0"/>
                                </a:lnTo>
                              </a:path>
                            </a:pathLst>
                          </a:custGeom>
                          <a:noFill/>
                          <a:ln w="22500">
                            <a:solidFill>
                              <a:srgbClr val="73FD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 name="Freeform 32"/>
                        <wps:cNvSpPr>
                          <a:spLocks/>
                        </wps:cNvSpPr>
                        <wps:spPr bwMode="auto">
                          <a:xfrm>
                            <a:off x="3964" y="2425"/>
                            <a:ext cx="165" cy="146"/>
                          </a:xfrm>
                          <a:custGeom>
                            <a:avLst/>
                            <a:gdLst>
                              <a:gd name="T0" fmla="+- 0 4129 3964"/>
                              <a:gd name="T1" fmla="*/ T0 w 165"/>
                              <a:gd name="T2" fmla="+- 0 2426 2426"/>
                              <a:gd name="T3" fmla="*/ 2426 h 146"/>
                              <a:gd name="T4" fmla="+- 0 3964 3964"/>
                              <a:gd name="T5" fmla="*/ T4 w 165"/>
                              <a:gd name="T6" fmla="+- 0 2449 2426"/>
                              <a:gd name="T7" fmla="*/ 2449 h 146"/>
                              <a:gd name="T8" fmla="+- 0 4037 3964"/>
                              <a:gd name="T9" fmla="*/ T8 w 165"/>
                              <a:gd name="T10" fmla="+- 0 2489 2426"/>
                              <a:gd name="T11" fmla="*/ 2489 h 146"/>
                              <a:gd name="T12" fmla="+- 0 4049 3964"/>
                              <a:gd name="T13" fmla="*/ T12 w 165"/>
                              <a:gd name="T14" fmla="+- 0 2572 2426"/>
                              <a:gd name="T15" fmla="*/ 2572 h 146"/>
                              <a:gd name="T16" fmla="+- 0 4129 3964"/>
                              <a:gd name="T17" fmla="*/ T16 w 165"/>
                              <a:gd name="T18" fmla="+- 0 2426 2426"/>
                              <a:gd name="T19" fmla="*/ 2426 h 146"/>
                            </a:gdLst>
                            <a:ahLst/>
                            <a:cxnLst>
                              <a:cxn ang="0">
                                <a:pos x="T1" y="T3"/>
                              </a:cxn>
                              <a:cxn ang="0">
                                <a:pos x="T5" y="T7"/>
                              </a:cxn>
                              <a:cxn ang="0">
                                <a:pos x="T9" y="T11"/>
                              </a:cxn>
                              <a:cxn ang="0">
                                <a:pos x="T13" y="T15"/>
                              </a:cxn>
                              <a:cxn ang="0">
                                <a:pos x="T17" y="T19"/>
                              </a:cxn>
                            </a:cxnLst>
                            <a:rect l="0" t="0" r="r" b="b"/>
                            <a:pathLst>
                              <a:path w="165" h="146">
                                <a:moveTo>
                                  <a:pt x="165" y="0"/>
                                </a:moveTo>
                                <a:lnTo>
                                  <a:pt x="0" y="23"/>
                                </a:lnTo>
                                <a:lnTo>
                                  <a:pt x="73" y="63"/>
                                </a:lnTo>
                                <a:lnTo>
                                  <a:pt x="85" y="146"/>
                                </a:lnTo>
                                <a:lnTo>
                                  <a:pt x="165" y="0"/>
                                </a:lnTo>
                                <a:close/>
                              </a:path>
                            </a:pathLst>
                          </a:custGeom>
                          <a:solidFill>
                            <a:srgbClr val="73FD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5" name="Picture 3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3416" y="1473"/>
                            <a:ext cx="1350" cy="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 name="Freeform 30"/>
                        <wps:cNvSpPr>
                          <a:spLocks/>
                        </wps:cNvSpPr>
                        <wps:spPr bwMode="auto">
                          <a:xfrm>
                            <a:off x="3842" y="2487"/>
                            <a:ext cx="473" cy="1721"/>
                          </a:xfrm>
                          <a:custGeom>
                            <a:avLst/>
                            <a:gdLst>
                              <a:gd name="T0" fmla="+- 0 3842 3842"/>
                              <a:gd name="T1" fmla="*/ T0 w 473"/>
                              <a:gd name="T2" fmla="+- 0 4208 2488"/>
                              <a:gd name="T3" fmla="*/ 4208 h 1721"/>
                              <a:gd name="T4" fmla="+- 0 4310 3842"/>
                              <a:gd name="T5" fmla="*/ T4 w 473"/>
                              <a:gd name="T6" fmla="+- 0 2505 2488"/>
                              <a:gd name="T7" fmla="*/ 2505 h 1721"/>
                              <a:gd name="T8" fmla="+- 0 4315 3842"/>
                              <a:gd name="T9" fmla="*/ T8 w 473"/>
                              <a:gd name="T10" fmla="+- 0 2488 2488"/>
                              <a:gd name="T11" fmla="*/ 2488 h 1721"/>
                            </a:gdLst>
                            <a:ahLst/>
                            <a:cxnLst>
                              <a:cxn ang="0">
                                <a:pos x="T1" y="T3"/>
                              </a:cxn>
                              <a:cxn ang="0">
                                <a:pos x="T5" y="T7"/>
                              </a:cxn>
                              <a:cxn ang="0">
                                <a:pos x="T9" y="T11"/>
                              </a:cxn>
                            </a:cxnLst>
                            <a:rect l="0" t="0" r="r" b="b"/>
                            <a:pathLst>
                              <a:path w="473" h="1721">
                                <a:moveTo>
                                  <a:pt x="0" y="1720"/>
                                </a:moveTo>
                                <a:lnTo>
                                  <a:pt x="468" y="17"/>
                                </a:lnTo>
                                <a:lnTo>
                                  <a:pt x="473" y="0"/>
                                </a:lnTo>
                              </a:path>
                            </a:pathLst>
                          </a:custGeom>
                          <a:noFill/>
                          <a:ln w="22500">
                            <a:solidFill>
                              <a:srgbClr val="73FD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7" name="Picture 2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4228" y="2397"/>
                            <a:ext cx="144" cy="1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8" name="Picture 2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4338" y="204"/>
                            <a:ext cx="2333" cy="21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9" name="Freeform 27"/>
                        <wps:cNvSpPr>
                          <a:spLocks/>
                        </wps:cNvSpPr>
                        <wps:spPr bwMode="auto">
                          <a:xfrm>
                            <a:off x="4810" y="888"/>
                            <a:ext cx="1475" cy="724"/>
                          </a:xfrm>
                          <a:custGeom>
                            <a:avLst/>
                            <a:gdLst>
                              <a:gd name="T0" fmla="+- 0 6284 4810"/>
                              <a:gd name="T1" fmla="*/ T0 w 1475"/>
                              <a:gd name="T2" fmla="+- 0 889 889"/>
                              <a:gd name="T3" fmla="*/ 889 h 724"/>
                              <a:gd name="T4" fmla="+- 0 4826 4810"/>
                              <a:gd name="T5" fmla="*/ T4 w 1475"/>
                              <a:gd name="T6" fmla="+- 0 1604 889"/>
                              <a:gd name="T7" fmla="*/ 1604 h 724"/>
                              <a:gd name="T8" fmla="+- 0 4810 4810"/>
                              <a:gd name="T9" fmla="*/ T8 w 1475"/>
                              <a:gd name="T10" fmla="+- 0 1612 889"/>
                              <a:gd name="T11" fmla="*/ 1612 h 724"/>
                            </a:gdLst>
                            <a:ahLst/>
                            <a:cxnLst>
                              <a:cxn ang="0">
                                <a:pos x="T1" y="T3"/>
                              </a:cxn>
                              <a:cxn ang="0">
                                <a:pos x="T5" y="T7"/>
                              </a:cxn>
                              <a:cxn ang="0">
                                <a:pos x="T9" y="T11"/>
                              </a:cxn>
                            </a:cxnLst>
                            <a:rect l="0" t="0" r="r" b="b"/>
                            <a:pathLst>
                              <a:path w="1475" h="724">
                                <a:moveTo>
                                  <a:pt x="1474" y="0"/>
                                </a:moveTo>
                                <a:lnTo>
                                  <a:pt x="16" y="715"/>
                                </a:lnTo>
                                <a:lnTo>
                                  <a:pt x="0" y="723"/>
                                </a:lnTo>
                              </a:path>
                            </a:pathLst>
                          </a:custGeom>
                          <a:noFill/>
                          <a:ln w="22500">
                            <a:solidFill>
                              <a:srgbClr val="73FD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 name="Freeform 26"/>
                        <wps:cNvSpPr>
                          <a:spLocks/>
                        </wps:cNvSpPr>
                        <wps:spPr bwMode="auto">
                          <a:xfrm>
                            <a:off x="4725" y="1520"/>
                            <a:ext cx="167" cy="134"/>
                          </a:xfrm>
                          <a:custGeom>
                            <a:avLst/>
                            <a:gdLst>
                              <a:gd name="T0" fmla="+- 0 4827 4726"/>
                              <a:gd name="T1" fmla="*/ T0 w 167"/>
                              <a:gd name="T2" fmla="+- 0 1521 1521"/>
                              <a:gd name="T3" fmla="*/ 1521 h 134"/>
                              <a:gd name="T4" fmla="+- 0 4726 4726"/>
                              <a:gd name="T5" fmla="*/ T4 w 167"/>
                              <a:gd name="T6" fmla="+- 0 1653 1521"/>
                              <a:gd name="T7" fmla="*/ 1653 h 134"/>
                              <a:gd name="T8" fmla="+- 0 4892 4726"/>
                              <a:gd name="T9" fmla="*/ T8 w 167"/>
                              <a:gd name="T10" fmla="+- 0 1655 1521"/>
                              <a:gd name="T11" fmla="*/ 1655 h 134"/>
                              <a:gd name="T12" fmla="+- 0 4826 4726"/>
                              <a:gd name="T13" fmla="*/ T12 w 167"/>
                              <a:gd name="T14" fmla="+- 0 1604 1521"/>
                              <a:gd name="T15" fmla="*/ 1604 h 134"/>
                              <a:gd name="T16" fmla="+- 0 4827 4726"/>
                              <a:gd name="T17" fmla="*/ T16 w 167"/>
                              <a:gd name="T18" fmla="+- 0 1521 1521"/>
                              <a:gd name="T19" fmla="*/ 1521 h 134"/>
                            </a:gdLst>
                            <a:ahLst/>
                            <a:cxnLst>
                              <a:cxn ang="0">
                                <a:pos x="T1" y="T3"/>
                              </a:cxn>
                              <a:cxn ang="0">
                                <a:pos x="T5" y="T7"/>
                              </a:cxn>
                              <a:cxn ang="0">
                                <a:pos x="T9" y="T11"/>
                              </a:cxn>
                              <a:cxn ang="0">
                                <a:pos x="T13" y="T15"/>
                              </a:cxn>
                              <a:cxn ang="0">
                                <a:pos x="T17" y="T19"/>
                              </a:cxn>
                            </a:cxnLst>
                            <a:rect l="0" t="0" r="r" b="b"/>
                            <a:pathLst>
                              <a:path w="167" h="134">
                                <a:moveTo>
                                  <a:pt x="101" y="0"/>
                                </a:moveTo>
                                <a:lnTo>
                                  <a:pt x="0" y="132"/>
                                </a:lnTo>
                                <a:lnTo>
                                  <a:pt x="166" y="134"/>
                                </a:lnTo>
                                <a:lnTo>
                                  <a:pt x="100" y="83"/>
                                </a:lnTo>
                                <a:lnTo>
                                  <a:pt x="101" y="0"/>
                                </a:lnTo>
                                <a:close/>
                              </a:path>
                            </a:pathLst>
                          </a:custGeom>
                          <a:solidFill>
                            <a:srgbClr val="73FD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1" name="Picture 2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4598" y="1426"/>
                            <a:ext cx="3963" cy="1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2" name="Freeform 24"/>
                        <wps:cNvSpPr>
                          <a:spLocks/>
                        </wps:cNvSpPr>
                        <wps:spPr bwMode="auto">
                          <a:xfrm>
                            <a:off x="5051" y="1973"/>
                            <a:ext cx="3150" cy="236"/>
                          </a:xfrm>
                          <a:custGeom>
                            <a:avLst/>
                            <a:gdLst>
                              <a:gd name="T0" fmla="+- 0 8201 5052"/>
                              <a:gd name="T1" fmla="*/ T0 w 3150"/>
                              <a:gd name="T2" fmla="+- 0 2209 1973"/>
                              <a:gd name="T3" fmla="*/ 2209 h 236"/>
                              <a:gd name="T4" fmla="+- 0 5070 5052"/>
                              <a:gd name="T5" fmla="*/ T4 w 3150"/>
                              <a:gd name="T6" fmla="+- 0 1975 1973"/>
                              <a:gd name="T7" fmla="*/ 1975 h 236"/>
                              <a:gd name="T8" fmla="+- 0 5052 5052"/>
                              <a:gd name="T9" fmla="*/ T8 w 3150"/>
                              <a:gd name="T10" fmla="+- 0 1973 1973"/>
                              <a:gd name="T11" fmla="*/ 1973 h 236"/>
                            </a:gdLst>
                            <a:ahLst/>
                            <a:cxnLst>
                              <a:cxn ang="0">
                                <a:pos x="T1" y="T3"/>
                              </a:cxn>
                              <a:cxn ang="0">
                                <a:pos x="T5" y="T7"/>
                              </a:cxn>
                              <a:cxn ang="0">
                                <a:pos x="T9" y="T11"/>
                              </a:cxn>
                            </a:cxnLst>
                            <a:rect l="0" t="0" r="r" b="b"/>
                            <a:pathLst>
                              <a:path w="3150" h="236">
                                <a:moveTo>
                                  <a:pt x="3149" y="236"/>
                                </a:moveTo>
                                <a:lnTo>
                                  <a:pt x="18" y="2"/>
                                </a:lnTo>
                                <a:lnTo>
                                  <a:pt x="0" y="0"/>
                                </a:lnTo>
                              </a:path>
                            </a:pathLst>
                          </a:custGeom>
                          <a:noFill/>
                          <a:ln w="22500">
                            <a:solidFill>
                              <a:srgbClr val="73FD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 name="Freeform 23"/>
                        <wps:cNvSpPr>
                          <a:spLocks/>
                        </wps:cNvSpPr>
                        <wps:spPr bwMode="auto">
                          <a:xfrm>
                            <a:off x="4958" y="1903"/>
                            <a:ext cx="154" cy="149"/>
                          </a:xfrm>
                          <a:custGeom>
                            <a:avLst/>
                            <a:gdLst>
                              <a:gd name="T0" fmla="+- 0 5112 4958"/>
                              <a:gd name="T1" fmla="*/ T0 w 154"/>
                              <a:gd name="T2" fmla="+- 0 1903 1903"/>
                              <a:gd name="T3" fmla="*/ 1903 h 149"/>
                              <a:gd name="T4" fmla="+- 0 4958 4958"/>
                              <a:gd name="T5" fmla="*/ T4 w 154"/>
                              <a:gd name="T6" fmla="+- 0 1966 1903"/>
                              <a:gd name="T7" fmla="*/ 1966 h 149"/>
                              <a:gd name="T8" fmla="+- 0 5101 4958"/>
                              <a:gd name="T9" fmla="*/ T8 w 154"/>
                              <a:gd name="T10" fmla="+- 0 2052 1903"/>
                              <a:gd name="T11" fmla="*/ 2052 h 149"/>
                              <a:gd name="T12" fmla="+- 0 5070 4958"/>
                              <a:gd name="T13" fmla="*/ T12 w 154"/>
                              <a:gd name="T14" fmla="+- 0 1975 1903"/>
                              <a:gd name="T15" fmla="*/ 1975 h 149"/>
                              <a:gd name="T16" fmla="+- 0 5112 4958"/>
                              <a:gd name="T17" fmla="*/ T16 w 154"/>
                              <a:gd name="T18" fmla="+- 0 1903 1903"/>
                              <a:gd name="T19" fmla="*/ 1903 h 149"/>
                            </a:gdLst>
                            <a:ahLst/>
                            <a:cxnLst>
                              <a:cxn ang="0">
                                <a:pos x="T1" y="T3"/>
                              </a:cxn>
                              <a:cxn ang="0">
                                <a:pos x="T5" y="T7"/>
                              </a:cxn>
                              <a:cxn ang="0">
                                <a:pos x="T9" y="T11"/>
                              </a:cxn>
                              <a:cxn ang="0">
                                <a:pos x="T13" y="T15"/>
                              </a:cxn>
                              <a:cxn ang="0">
                                <a:pos x="T17" y="T19"/>
                              </a:cxn>
                            </a:cxnLst>
                            <a:rect l="0" t="0" r="r" b="b"/>
                            <a:pathLst>
                              <a:path w="154" h="149">
                                <a:moveTo>
                                  <a:pt x="154" y="0"/>
                                </a:moveTo>
                                <a:lnTo>
                                  <a:pt x="0" y="63"/>
                                </a:lnTo>
                                <a:lnTo>
                                  <a:pt x="143" y="149"/>
                                </a:lnTo>
                                <a:lnTo>
                                  <a:pt x="112" y="72"/>
                                </a:lnTo>
                                <a:lnTo>
                                  <a:pt x="154" y="0"/>
                                </a:lnTo>
                                <a:close/>
                              </a:path>
                            </a:pathLst>
                          </a:custGeom>
                          <a:solidFill>
                            <a:srgbClr val="73FD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4" name="Picture 2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5943" y="744"/>
                            <a:ext cx="1329" cy="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5" name="Picture 2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1798" y="1939"/>
                            <a:ext cx="975" cy="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6" name="Picture 2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2452" y="1454"/>
                            <a:ext cx="2071" cy="12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7" name="Freeform 19"/>
                        <wps:cNvSpPr>
                          <a:spLocks/>
                        </wps:cNvSpPr>
                        <wps:spPr bwMode="auto">
                          <a:xfrm>
                            <a:off x="2817" y="1995"/>
                            <a:ext cx="1247" cy="188"/>
                          </a:xfrm>
                          <a:custGeom>
                            <a:avLst/>
                            <a:gdLst>
                              <a:gd name="T0" fmla="+- 0 2818 2818"/>
                              <a:gd name="T1" fmla="*/ T0 w 1247"/>
                              <a:gd name="T2" fmla="+- 0 2183 1995"/>
                              <a:gd name="T3" fmla="*/ 2183 h 188"/>
                              <a:gd name="T4" fmla="+- 0 4047 2818"/>
                              <a:gd name="T5" fmla="*/ T4 w 1247"/>
                              <a:gd name="T6" fmla="+- 0 1998 1995"/>
                              <a:gd name="T7" fmla="*/ 1998 h 188"/>
                              <a:gd name="T8" fmla="+- 0 4064 2818"/>
                              <a:gd name="T9" fmla="*/ T8 w 1247"/>
                              <a:gd name="T10" fmla="+- 0 1995 1995"/>
                              <a:gd name="T11" fmla="*/ 1995 h 188"/>
                            </a:gdLst>
                            <a:ahLst/>
                            <a:cxnLst>
                              <a:cxn ang="0">
                                <a:pos x="T1" y="T3"/>
                              </a:cxn>
                              <a:cxn ang="0">
                                <a:pos x="T5" y="T7"/>
                              </a:cxn>
                              <a:cxn ang="0">
                                <a:pos x="T9" y="T11"/>
                              </a:cxn>
                            </a:cxnLst>
                            <a:rect l="0" t="0" r="r" b="b"/>
                            <a:pathLst>
                              <a:path w="1247" h="188">
                                <a:moveTo>
                                  <a:pt x="0" y="188"/>
                                </a:moveTo>
                                <a:lnTo>
                                  <a:pt x="1229" y="3"/>
                                </a:lnTo>
                                <a:lnTo>
                                  <a:pt x="1246" y="0"/>
                                </a:lnTo>
                              </a:path>
                            </a:pathLst>
                          </a:custGeom>
                          <a:noFill/>
                          <a:ln w="22500">
                            <a:solidFill>
                              <a:srgbClr val="73FD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 name="Freeform 18"/>
                        <wps:cNvSpPr>
                          <a:spLocks/>
                        </wps:cNvSpPr>
                        <wps:spPr bwMode="auto">
                          <a:xfrm>
                            <a:off x="3998" y="1929"/>
                            <a:ext cx="159" cy="148"/>
                          </a:xfrm>
                          <a:custGeom>
                            <a:avLst/>
                            <a:gdLst>
                              <a:gd name="T0" fmla="+- 0 3999 3999"/>
                              <a:gd name="T1" fmla="*/ T0 w 159"/>
                              <a:gd name="T2" fmla="+- 0 1930 1930"/>
                              <a:gd name="T3" fmla="*/ 1930 h 148"/>
                              <a:gd name="T4" fmla="+- 0 4047 3999"/>
                              <a:gd name="T5" fmla="*/ T4 w 159"/>
                              <a:gd name="T6" fmla="+- 0 1998 1930"/>
                              <a:gd name="T7" fmla="*/ 1998 h 148"/>
                              <a:gd name="T8" fmla="+- 0 4021 3999"/>
                              <a:gd name="T9" fmla="*/ T8 w 159"/>
                              <a:gd name="T10" fmla="+- 0 2077 1930"/>
                              <a:gd name="T11" fmla="*/ 2077 h 148"/>
                              <a:gd name="T12" fmla="+- 0 4157 3999"/>
                              <a:gd name="T13" fmla="*/ T12 w 159"/>
                              <a:gd name="T14" fmla="+- 0 1981 1930"/>
                              <a:gd name="T15" fmla="*/ 1981 h 148"/>
                              <a:gd name="T16" fmla="+- 0 3999 3999"/>
                              <a:gd name="T17" fmla="*/ T16 w 159"/>
                              <a:gd name="T18" fmla="+- 0 1930 1930"/>
                              <a:gd name="T19" fmla="*/ 1930 h 148"/>
                            </a:gdLst>
                            <a:ahLst/>
                            <a:cxnLst>
                              <a:cxn ang="0">
                                <a:pos x="T1" y="T3"/>
                              </a:cxn>
                              <a:cxn ang="0">
                                <a:pos x="T5" y="T7"/>
                              </a:cxn>
                              <a:cxn ang="0">
                                <a:pos x="T9" y="T11"/>
                              </a:cxn>
                              <a:cxn ang="0">
                                <a:pos x="T13" y="T15"/>
                              </a:cxn>
                              <a:cxn ang="0">
                                <a:pos x="T17" y="T19"/>
                              </a:cxn>
                            </a:cxnLst>
                            <a:rect l="0" t="0" r="r" b="b"/>
                            <a:pathLst>
                              <a:path w="159" h="148">
                                <a:moveTo>
                                  <a:pt x="0" y="0"/>
                                </a:moveTo>
                                <a:lnTo>
                                  <a:pt x="48" y="68"/>
                                </a:lnTo>
                                <a:lnTo>
                                  <a:pt x="22" y="147"/>
                                </a:lnTo>
                                <a:lnTo>
                                  <a:pt x="158" y="51"/>
                                </a:lnTo>
                                <a:lnTo>
                                  <a:pt x="0" y="0"/>
                                </a:lnTo>
                                <a:close/>
                              </a:path>
                            </a:pathLst>
                          </a:custGeom>
                          <a:solidFill>
                            <a:srgbClr val="73FD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Text Box 17"/>
                        <wps:cNvSpPr txBox="1">
                          <a:spLocks noChangeArrowheads="1"/>
                        </wps:cNvSpPr>
                        <wps:spPr bwMode="auto">
                          <a:xfrm>
                            <a:off x="1691" y="176"/>
                            <a:ext cx="6227" cy="9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9FFB9C" w14:textId="77777777" w:rsidR="0098636F" w:rsidRDefault="00CC7689">
                              <w:pPr>
                                <w:rPr>
                                  <w:rFonts w:ascii="Trebuchet MS"/>
                                  <w:b/>
                                  <w:sz w:val="33"/>
                                </w:rPr>
                              </w:pPr>
                              <w:proofErr w:type="spellStart"/>
                              <w:r>
                                <w:rPr>
                                  <w:rFonts w:ascii="Trebuchet MS"/>
                                  <w:b/>
                                  <w:color w:val="535353"/>
                                  <w:w w:val="110"/>
                                  <w:sz w:val="33"/>
                                </w:rPr>
                                <w:t>Facilites</w:t>
                              </w:r>
                              <w:proofErr w:type="spellEnd"/>
                              <w:r>
                                <w:rPr>
                                  <w:rFonts w:ascii="Trebuchet MS"/>
                                  <w:b/>
                                  <w:color w:val="535353"/>
                                  <w:w w:val="110"/>
                                  <w:sz w:val="33"/>
                                </w:rPr>
                                <w:t>, Timelines and Priorities</w:t>
                              </w:r>
                            </w:p>
                            <w:p w14:paraId="5E846AA2" w14:textId="77777777" w:rsidR="0098636F" w:rsidRDefault="00CC7689">
                              <w:pPr>
                                <w:spacing w:before="213"/>
                                <w:ind w:right="18"/>
                                <w:jc w:val="right"/>
                                <w:rPr>
                                  <w:rFonts w:ascii="Trebuchet MS"/>
                                  <w:b/>
                                  <w:i/>
                                  <w:sz w:val="28"/>
                                </w:rPr>
                              </w:pPr>
                              <w:r>
                                <w:rPr>
                                  <w:rFonts w:ascii="Trebuchet MS"/>
                                  <w:b/>
                                  <w:i/>
                                  <w:color w:val="7A81FF"/>
                                  <w:sz w:val="28"/>
                                  <w:shd w:val="clear" w:color="auto" w:fill="030A2B"/>
                                </w:rPr>
                                <w:t>Euclid</w:t>
                              </w:r>
                            </w:p>
                          </w:txbxContent>
                        </wps:txbx>
                        <wps:bodyPr rot="0" vert="horz" wrap="square" lIns="0" tIns="0" rIns="0" bIns="0" anchor="t" anchorCtr="0" upright="1">
                          <a:noAutofit/>
                        </wps:bodyPr>
                      </wps:wsp>
                      <wps:wsp>
                        <wps:cNvPr id="60" name="Text Box 16"/>
                        <wps:cNvSpPr txBox="1">
                          <a:spLocks noChangeArrowheads="1"/>
                        </wps:cNvSpPr>
                        <wps:spPr bwMode="auto">
                          <a:xfrm>
                            <a:off x="1531" y="1649"/>
                            <a:ext cx="740" cy="2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8E5018" w14:textId="77777777" w:rsidR="0098636F" w:rsidRDefault="00CC7689">
                              <w:pPr>
                                <w:spacing w:before="2"/>
                                <w:rPr>
                                  <w:rFonts w:ascii="Trebuchet MS"/>
                                  <w:b/>
                                  <w:sz w:val="25"/>
                                </w:rPr>
                              </w:pPr>
                              <w:r>
                                <w:rPr>
                                  <w:rFonts w:ascii="Trebuchet MS"/>
                                  <w:b/>
                                  <w:color w:val="D6D6D6"/>
                                  <w:spacing w:val="-40"/>
                                  <w:w w:val="101"/>
                                  <w:sz w:val="25"/>
                                  <w:shd w:val="clear" w:color="auto" w:fill="666DD9"/>
                                </w:rPr>
                                <w:t xml:space="preserve"> </w:t>
                              </w:r>
                              <w:r>
                                <w:rPr>
                                  <w:rFonts w:ascii="Trebuchet MS"/>
                                  <w:b/>
                                  <w:color w:val="D6D6D6"/>
                                  <w:w w:val="125"/>
                                  <w:sz w:val="25"/>
                                  <w:shd w:val="clear" w:color="auto" w:fill="666DD9"/>
                                </w:rPr>
                                <w:t>SDSS</w:t>
                              </w:r>
                            </w:p>
                          </w:txbxContent>
                        </wps:txbx>
                        <wps:bodyPr rot="0" vert="horz" wrap="square" lIns="0" tIns="0" rIns="0" bIns="0" anchor="t" anchorCtr="0" upright="1">
                          <a:noAutofit/>
                        </wps:bodyPr>
                      </wps:wsp>
                      <wps:wsp>
                        <wps:cNvPr id="61" name="Text Box 15"/>
                        <wps:cNvSpPr txBox="1">
                          <a:spLocks noChangeArrowheads="1"/>
                        </wps:cNvSpPr>
                        <wps:spPr bwMode="auto">
                          <a:xfrm>
                            <a:off x="565" y="2172"/>
                            <a:ext cx="688" cy="2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2EC62F" w14:textId="77777777" w:rsidR="0098636F" w:rsidRDefault="00CC7689">
                              <w:pPr>
                                <w:spacing w:before="2"/>
                                <w:rPr>
                                  <w:rFonts w:ascii="Trebuchet MS"/>
                                  <w:b/>
                                  <w:sz w:val="25"/>
                                </w:rPr>
                              </w:pPr>
                              <w:r>
                                <w:rPr>
                                  <w:rFonts w:ascii="Trebuchet MS"/>
                                  <w:b/>
                                  <w:color w:val="535353"/>
                                  <w:spacing w:val="-40"/>
                                  <w:w w:val="101"/>
                                  <w:sz w:val="25"/>
                                  <w:shd w:val="clear" w:color="auto" w:fill="FFFFFF"/>
                                </w:rPr>
                                <w:t xml:space="preserve"> </w:t>
                              </w:r>
                              <w:r>
                                <w:rPr>
                                  <w:rFonts w:ascii="Trebuchet MS"/>
                                  <w:b/>
                                  <w:color w:val="535353"/>
                                  <w:w w:val="125"/>
                                  <w:sz w:val="25"/>
                                  <w:shd w:val="clear" w:color="auto" w:fill="FFFFFF"/>
                                </w:rPr>
                                <w:t>DESI</w:t>
                              </w:r>
                            </w:p>
                          </w:txbxContent>
                        </wps:txbx>
                        <wps:bodyPr rot="0" vert="horz" wrap="square" lIns="0" tIns="0" rIns="0" bIns="0" anchor="t" anchorCtr="0" upright="1">
                          <a:noAutofit/>
                        </wps:bodyPr>
                      </wps:wsp>
                      <wps:wsp>
                        <wps:cNvPr id="62" name="Text Box 14"/>
                        <wps:cNvSpPr txBox="1">
                          <a:spLocks noChangeArrowheads="1"/>
                        </wps:cNvSpPr>
                        <wps:spPr bwMode="auto">
                          <a:xfrm>
                            <a:off x="8043" y="2396"/>
                            <a:ext cx="746" cy="3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C7C818" w14:textId="77777777" w:rsidR="0098636F" w:rsidRDefault="00CC7689">
                              <w:pPr>
                                <w:spacing w:line="323" w:lineRule="exact"/>
                                <w:rPr>
                                  <w:rFonts w:ascii="Trebuchet MS"/>
                                  <w:b/>
                                  <w:i/>
                                  <w:sz w:val="28"/>
                                </w:rPr>
                              </w:pPr>
                              <w:r>
                                <w:rPr>
                                  <w:rFonts w:ascii="Trebuchet MS"/>
                                  <w:b/>
                                  <w:i/>
                                  <w:color w:val="D68C05"/>
                                  <w:sz w:val="28"/>
                                  <w:shd w:val="clear" w:color="auto" w:fill="030A2B"/>
                                </w:rPr>
                                <w:t>JWST</w:t>
                              </w:r>
                            </w:p>
                          </w:txbxContent>
                        </wps:txbx>
                        <wps:bodyPr rot="0" vert="horz" wrap="square" lIns="0" tIns="0" rIns="0" bIns="0" anchor="t" anchorCtr="0" upright="1">
                          <a:noAutofit/>
                        </wps:bodyPr>
                      </wps:wsp>
                      <wps:wsp>
                        <wps:cNvPr id="63" name="Text Box 13"/>
                        <wps:cNvSpPr txBox="1">
                          <a:spLocks noChangeArrowheads="1"/>
                        </wps:cNvSpPr>
                        <wps:spPr bwMode="auto">
                          <a:xfrm>
                            <a:off x="929" y="4041"/>
                            <a:ext cx="1029" cy="2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ECBF30" w14:textId="77777777" w:rsidR="0098636F" w:rsidRDefault="00CC7689">
                              <w:pPr>
                                <w:spacing w:before="2"/>
                                <w:rPr>
                                  <w:rFonts w:ascii="Trebuchet MS"/>
                                  <w:b/>
                                  <w:sz w:val="25"/>
                                </w:rPr>
                              </w:pPr>
                              <w:r>
                                <w:rPr>
                                  <w:rFonts w:ascii="Trebuchet MS"/>
                                  <w:b/>
                                  <w:color w:val="EBEBEB"/>
                                  <w:w w:val="101"/>
                                  <w:sz w:val="25"/>
                                  <w:shd w:val="clear" w:color="auto" w:fill="797979"/>
                                </w:rPr>
                                <w:t xml:space="preserve"> </w:t>
                              </w:r>
                              <w:r>
                                <w:rPr>
                                  <w:rFonts w:ascii="Trebuchet MS"/>
                                  <w:b/>
                                  <w:color w:val="EBEBEB"/>
                                  <w:w w:val="120"/>
                                  <w:sz w:val="25"/>
                                  <w:shd w:val="clear" w:color="auto" w:fill="797979"/>
                                </w:rPr>
                                <w:t>4MOST</w:t>
                              </w:r>
                            </w:p>
                          </w:txbxContent>
                        </wps:txbx>
                        <wps:bodyPr rot="0" vert="horz" wrap="square" lIns="0" tIns="0" rIns="0" bIns="0" anchor="t" anchorCtr="0" upright="1">
                          <a:noAutofit/>
                        </wps:bodyPr>
                      </wps:wsp>
                      <wps:wsp>
                        <wps:cNvPr id="64" name="Text Box 12"/>
                        <wps:cNvSpPr txBox="1">
                          <a:spLocks noChangeArrowheads="1"/>
                        </wps:cNvSpPr>
                        <wps:spPr bwMode="auto">
                          <a:xfrm>
                            <a:off x="2586" y="4238"/>
                            <a:ext cx="641" cy="3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B0A778" w14:textId="77777777" w:rsidR="0098636F" w:rsidRDefault="00CC7689">
                              <w:pPr>
                                <w:spacing w:line="313" w:lineRule="exact"/>
                                <w:rPr>
                                  <w:rFonts w:ascii="Trebuchet MS"/>
                                  <w:b/>
                                  <w:i/>
                                  <w:sz w:val="27"/>
                                </w:rPr>
                              </w:pPr>
                              <w:r>
                                <w:rPr>
                                  <w:rFonts w:ascii="Trebuchet MS"/>
                                  <w:b/>
                                  <w:i/>
                                  <w:color w:val="FFFFFF"/>
                                  <w:w w:val="105"/>
                                  <w:sz w:val="27"/>
                                  <w:shd w:val="clear" w:color="auto" w:fill="4CB6EB"/>
                                </w:rPr>
                                <w:t>LSST</w:t>
                              </w:r>
                            </w:p>
                          </w:txbxContent>
                        </wps:txbx>
                        <wps:bodyPr rot="0" vert="horz" wrap="square" lIns="0" tIns="0" rIns="0" bIns="0" anchor="t" anchorCtr="0" upright="1">
                          <a:noAutofit/>
                        </wps:bodyPr>
                      </wps:wsp>
                      <wps:wsp>
                        <wps:cNvPr id="65" name="Text Box 11"/>
                        <wps:cNvSpPr txBox="1">
                          <a:spLocks noChangeArrowheads="1"/>
                        </wps:cNvSpPr>
                        <wps:spPr bwMode="auto">
                          <a:xfrm>
                            <a:off x="4978" y="3620"/>
                            <a:ext cx="3899" cy="22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BB3CB8" w14:textId="77777777" w:rsidR="0098636F" w:rsidRDefault="00CC7689">
                              <w:pPr>
                                <w:numPr>
                                  <w:ilvl w:val="0"/>
                                  <w:numId w:val="2"/>
                                </w:numPr>
                                <w:tabs>
                                  <w:tab w:val="left" w:pos="157"/>
                                </w:tabs>
                                <w:spacing w:line="281" w:lineRule="exact"/>
                                <w:ind w:hanging="156"/>
                                <w:rPr>
                                  <w:rFonts w:ascii="Trebuchet MS" w:hAnsi="Trebuchet MS"/>
                                  <w:b/>
                                  <w:sz w:val="20"/>
                                </w:rPr>
                              </w:pPr>
                              <w:r>
                                <w:rPr>
                                  <w:rFonts w:ascii="Trebuchet MS" w:hAnsi="Trebuchet MS"/>
                                  <w:b/>
                                  <w:color w:val="535353"/>
                                  <w:w w:val="105"/>
                                  <w:sz w:val="20"/>
                                </w:rPr>
                                <w:t xml:space="preserve">† </w:t>
                              </w:r>
                              <w:r>
                                <w:rPr>
                                  <w:rFonts w:ascii="Trebuchet MS" w:hAnsi="Trebuchet MS"/>
                                  <w:b/>
                                  <w:i/>
                                  <w:color w:val="535353"/>
                                  <w:w w:val="105"/>
                                  <w:sz w:val="20"/>
                                  <w:u w:val="single" w:color="535353"/>
                                </w:rPr>
                                <w:t>JWST:</w:t>
                              </w:r>
                              <w:r>
                                <w:rPr>
                                  <w:rFonts w:ascii="Trebuchet MS" w:hAnsi="Trebuchet MS"/>
                                  <w:b/>
                                  <w:i/>
                                  <w:color w:val="535353"/>
                                  <w:w w:val="105"/>
                                  <w:sz w:val="20"/>
                                </w:rPr>
                                <w:t xml:space="preserve"> </w:t>
                              </w:r>
                              <w:r>
                                <w:rPr>
                                  <w:rFonts w:ascii="Trebuchet MS" w:hAnsi="Trebuchet MS"/>
                                  <w:b/>
                                  <w:color w:val="535353"/>
                                  <w:w w:val="105"/>
                                  <w:sz w:val="20"/>
                                </w:rPr>
                                <w:t>Launch June</w:t>
                              </w:r>
                              <w:r>
                                <w:rPr>
                                  <w:rFonts w:ascii="Trebuchet MS" w:hAnsi="Trebuchet MS"/>
                                  <w:b/>
                                  <w:color w:val="535353"/>
                                  <w:spacing w:val="-17"/>
                                  <w:w w:val="105"/>
                                  <w:sz w:val="20"/>
                                </w:rPr>
                                <w:t xml:space="preserve"> </w:t>
                              </w:r>
                              <w:r>
                                <w:rPr>
                                  <w:rFonts w:ascii="Trebuchet MS" w:hAnsi="Trebuchet MS"/>
                                  <w:b/>
                                  <w:color w:val="535353"/>
                                  <w:w w:val="105"/>
                                  <w:sz w:val="20"/>
                                </w:rPr>
                                <w:t>2019</w:t>
                              </w:r>
                            </w:p>
                            <w:p w14:paraId="2E15401A" w14:textId="77777777" w:rsidR="0098636F" w:rsidRDefault="00CC7689">
                              <w:pPr>
                                <w:numPr>
                                  <w:ilvl w:val="1"/>
                                  <w:numId w:val="2"/>
                                </w:numPr>
                                <w:tabs>
                                  <w:tab w:val="left" w:pos="297"/>
                                </w:tabs>
                                <w:spacing w:before="11"/>
                                <w:rPr>
                                  <w:rFonts w:ascii="Trebuchet MS"/>
                                  <w:b/>
                                  <w:sz w:val="20"/>
                                </w:rPr>
                              </w:pPr>
                              <w:r>
                                <w:rPr>
                                  <w:rFonts w:ascii="Trebuchet MS"/>
                                  <w:b/>
                                  <w:color w:val="535353"/>
                                  <w:w w:val="110"/>
                                  <w:sz w:val="20"/>
                                  <w:u w:val="single" w:color="535353"/>
                                </w:rPr>
                                <w:t>DESI:</w:t>
                              </w:r>
                              <w:r>
                                <w:rPr>
                                  <w:rFonts w:ascii="Trebuchet MS"/>
                                  <w:b/>
                                  <w:color w:val="535353"/>
                                  <w:spacing w:val="-14"/>
                                  <w:w w:val="110"/>
                                  <w:sz w:val="20"/>
                                </w:rPr>
                                <w:t xml:space="preserve"> </w:t>
                              </w:r>
                              <w:r>
                                <w:rPr>
                                  <w:rFonts w:ascii="Trebuchet MS"/>
                                  <w:b/>
                                  <w:color w:val="535353"/>
                                  <w:w w:val="110"/>
                                  <w:sz w:val="20"/>
                                </w:rPr>
                                <w:t>Science</w:t>
                              </w:r>
                              <w:r>
                                <w:rPr>
                                  <w:rFonts w:ascii="Trebuchet MS"/>
                                  <w:b/>
                                  <w:color w:val="535353"/>
                                  <w:spacing w:val="-14"/>
                                  <w:w w:val="110"/>
                                  <w:sz w:val="20"/>
                                </w:rPr>
                                <w:t xml:space="preserve"> </w:t>
                              </w:r>
                              <w:r>
                                <w:rPr>
                                  <w:rFonts w:ascii="Trebuchet MS"/>
                                  <w:b/>
                                  <w:color w:val="535353"/>
                                  <w:w w:val="110"/>
                                  <w:sz w:val="20"/>
                                </w:rPr>
                                <w:t>Survey</w:t>
                              </w:r>
                              <w:r>
                                <w:rPr>
                                  <w:rFonts w:ascii="Trebuchet MS"/>
                                  <w:b/>
                                  <w:color w:val="535353"/>
                                  <w:spacing w:val="-14"/>
                                  <w:w w:val="110"/>
                                  <w:sz w:val="20"/>
                                </w:rPr>
                                <w:t xml:space="preserve"> </w:t>
                              </w:r>
                              <w:r>
                                <w:rPr>
                                  <w:rFonts w:ascii="Trebuchet MS"/>
                                  <w:b/>
                                  <w:color w:val="535353"/>
                                  <w:w w:val="110"/>
                                  <w:sz w:val="20"/>
                                </w:rPr>
                                <w:t>January</w:t>
                              </w:r>
                              <w:r>
                                <w:rPr>
                                  <w:rFonts w:ascii="Trebuchet MS"/>
                                  <w:b/>
                                  <w:color w:val="535353"/>
                                  <w:spacing w:val="-14"/>
                                  <w:w w:val="110"/>
                                  <w:sz w:val="20"/>
                                </w:rPr>
                                <w:t xml:space="preserve"> </w:t>
                              </w:r>
                              <w:r>
                                <w:rPr>
                                  <w:rFonts w:ascii="Trebuchet MS"/>
                                  <w:b/>
                                  <w:color w:val="535353"/>
                                  <w:w w:val="110"/>
                                  <w:sz w:val="20"/>
                                </w:rPr>
                                <w:t>2020</w:t>
                              </w:r>
                            </w:p>
                            <w:p w14:paraId="0048F672" w14:textId="77777777" w:rsidR="0098636F" w:rsidRDefault="00CC7689">
                              <w:pPr>
                                <w:numPr>
                                  <w:ilvl w:val="1"/>
                                  <w:numId w:val="2"/>
                                </w:numPr>
                                <w:tabs>
                                  <w:tab w:val="left" w:pos="297"/>
                                </w:tabs>
                                <w:spacing w:before="52"/>
                                <w:rPr>
                                  <w:rFonts w:ascii="Trebuchet MS"/>
                                  <w:b/>
                                  <w:sz w:val="20"/>
                                </w:rPr>
                              </w:pPr>
                              <w:r>
                                <w:rPr>
                                  <w:rFonts w:ascii="Trebuchet MS"/>
                                  <w:b/>
                                  <w:color w:val="535353"/>
                                  <w:w w:val="110"/>
                                  <w:sz w:val="20"/>
                                  <w:u w:val="single" w:color="535353"/>
                                </w:rPr>
                                <w:t>SDSS-V:</w:t>
                              </w:r>
                              <w:r>
                                <w:rPr>
                                  <w:rFonts w:ascii="Trebuchet MS"/>
                                  <w:b/>
                                  <w:color w:val="535353"/>
                                  <w:w w:val="110"/>
                                  <w:sz w:val="20"/>
                                </w:rPr>
                                <w:t xml:space="preserve"> Sept 2020 (</w:t>
                              </w:r>
                              <w:r>
                                <w:rPr>
                                  <w:rFonts w:ascii="Trebuchet MS"/>
                                  <w:b/>
                                  <w:i/>
                                  <w:color w:val="535353"/>
                                  <w:w w:val="110"/>
                                  <w:sz w:val="20"/>
                                </w:rPr>
                                <w:t>N</w:t>
                              </w:r>
                              <w:proofErr w:type="spellStart"/>
                              <w:r>
                                <w:rPr>
                                  <w:rFonts w:ascii="Trebuchet MS"/>
                                  <w:b/>
                                  <w:i/>
                                  <w:color w:val="535353"/>
                                  <w:w w:val="110"/>
                                  <w:position w:val="5"/>
                                  <w:sz w:val="13"/>
                                </w:rPr>
                                <w:t>th</w:t>
                              </w:r>
                              <w:proofErr w:type="spellEnd"/>
                              <w:r>
                                <w:rPr>
                                  <w:rFonts w:ascii="Trebuchet MS"/>
                                  <w:b/>
                                  <w:color w:val="535353"/>
                                  <w:w w:val="110"/>
                                  <w:sz w:val="20"/>
                                </w:rPr>
                                <w:t>), 2022</w:t>
                              </w:r>
                              <w:r>
                                <w:rPr>
                                  <w:rFonts w:ascii="Trebuchet MS"/>
                                  <w:b/>
                                  <w:color w:val="535353"/>
                                  <w:spacing w:val="-38"/>
                                  <w:w w:val="110"/>
                                  <w:sz w:val="20"/>
                                </w:rPr>
                                <w:t xml:space="preserve"> </w:t>
                              </w:r>
                              <w:r>
                                <w:rPr>
                                  <w:rFonts w:ascii="Trebuchet MS"/>
                                  <w:b/>
                                  <w:color w:val="535353"/>
                                  <w:w w:val="110"/>
                                  <w:sz w:val="20"/>
                                </w:rPr>
                                <w:t>(</w:t>
                              </w:r>
                              <w:r>
                                <w:rPr>
                                  <w:rFonts w:ascii="Trebuchet MS"/>
                                  <w:b/>
                                  <w:i/>
                                  <w:color w:val="535353"/>
                                  <w:w w:val="110"/>
                                  <w:sz w:val="20"/>
                                </w:rPr>
                                <w:t>S</w:t>
                              </w:r>
                              <w:proofErr w:type="spellStart"/>
                              <w:r>
                                <w:rPr>
                                  <w:rFonts w:ascii="Trebuchet MS"/>
                                  <w:b/>
                                  <w:i/>
                                  <w:color w:val="535353"/>
                                  <w:w w:val="110"/>
                                  <w:position w:val="5"/>
                                  <w:sz w:val="13"/>
                                </w:rPr>
                                <w:t>th</w:t>
                              </w:r>
                              <w:proofErr w:type="spellEnd"/>
                              <w:r>
                                <w:rPr>
                                  <w:rFonts w:ascii="Trebuchet MS"/>
                                  <w:b/>
                                  <w:color w:val="535353"/>
                                  <w:w w:val="110"/>
                                  <w:sz w:val="20"/>
                                </w:rPr>
                                <w:t>)</w:t>
                              </w:r>
                            </w:p>
                            <w:p w14:paraId="0A233475" w14:textId="77777777" w:rsidR="0098636F" w:rsidRDefault="00CC7689">
                              <w:pPr>
                                <w:spacing w:before="42"/>
                                <w:ind w:left="120"/>
                                <w:rPr>
                                  <w:rFonts w:ascii="Trebuchet MS" w:hAnsi="Trebuchet MS"/>
                                  <w:b/>
                                  <w:sz w:val="20"/>
                                </w:rPr>
                              </w:pPr>
                              <w:r>
                                <w:rPr>
                                  <w:rFonts w:ascii="Trebuchet MS" w:hAnsi="Trebuchet MS"/>
                                  <w:b/>
                                  <w:color w:val="535353"/>
                                  <w:w w:val="110"/>
                                  <w:sz w:val="20"/>
                                </w:rPr>
                                <w:t xml:space="preserve">† </w:t>
                              </w:r>
                              <w:r>
                                <w:rPr>
                                  <w:rFonts w:ascii="Trebuchet MS" w:hAnsi="Trebuchet MS"/>
                                  <w:b/>
                                  <w:color w:val="535353"/>
                                  <w:w w:val="110"/>
                                  <w:sz w:val="20"/>
                                  <w:u w:val="single" w:color="535353"/>
                                </w:rPr>
                                <w:t xml:space="preserve">ESA </w:t>
                              </w:r>
                              <w:r>
                                <w:rPr>
                                  <w:rFonts w:ascii="Trebuchet MS" w:hAnsi="Trebuchet MS"/>
                                  <w:b/>
                                  <w:i/>
                                  <w:color w:val="535353"/>
                                  <w:w w:val="110"/>
                                  <w:sz w:val="20"/>
                                  <w:u w:val="single" w:color="535353"/>
                                </w:rPr>
                                <w:t>Euclid</w:t>
                              </w:r>
                              <w:r>
                                <w:rPr>
                                  <w:rFonts w:ascii="Trebuchet MS" w:hAnsi="Trebuchet MS"/>
                                  <w:b/>
                                  <w:color w:val="535353"/>
                                  <w:w w:val="110"/>
                                  <w:sz w:val="20"/>
                                  <w:u w:val="single" w:color="535353"/>
                                </w:rPr>
                                <w:t>:</w:t>
                              </w:r>
                              <w:r>
                                <w:rPr>
                                  <w:rFonts w:ascii="Trebuchet MS" w:hAnsi="Trebuchet MS"/>
                                  <w:b/>
                                  <w:color w:val="535353"/>
                                  <w:w w:val="110"/>
                                  <w:sz w:val="20"/>
                                </w:rPr>
                                <w:t xml:space="preserve"> Launch 2021</w:t>
                              </w:r>
                            </w:p>
                            <w:p w14:paraId="03A01319" w14:textId="77777777" w:rsidR="0098636F" w:rsidRDefault="00CC7689">
                              <w:pPr>
                                <w:numPr>
                                  <w:ilvl w:val="0"/>
                                  <w:numId w:val="1"/>
                                </w:numPr>
                                <w:tabs>
                                  <w:tab w:val="left" w:pos="277"/>
                                </w:tabs>
                                <w:spacing w:before="12"/>
                                <w:ind w:hanging="216"/>
                                <w:rPr>
                                  <w:rFonts w:ascii="Meiryo UI"/>
                                  <w:b/>
                                  <w:color w:val="535353"/>
                                  <w:sz w:val="20"/>
                                </w:rPr>
                              </w:pPr>
                              <w:r>
                                <w:rPr>
                                  <w:rFonts w:ascii="Trebuchet MS"/>
                                  <w:b/>
                                  <w:i/>
                                  <w:color w:val="535353"/>
                                  <w:w w:val="105"/>
                                  <w:sz w:val="23"/>
                                  <w:u w:val="single" w:color="535353"/>
                                </w:rPr>
                                <w:t>LSST</w:t>
                              </w:r>
                              <w:r>
                                <w:rPr>
                                  <w:rFonts w:ascii="Trebuchet MS"/>
                                  <w:b/>
                                  <w:color w:val="535353"/>
                                  <w:w w:val="105"/>
                                  <w:sz w:val="20"/>
                                  <w:u w:val="single" w:color="535353"/>
                                </w:rPr>
                                <w:t>:</w:t>
                              </w:r>
                              <w:r>
                                <w:rPr>
                                  <w:rFonts w:ascii="Trebuchet MS"/>
                                  <w:b/>
                                  <w:color w:val="535353"/>
                                  <w:w w:val="105"/>
                                  <w:sz w:val="20"/>
                                </w:rPr>
                                <w:t xml:space="preserve"> Science Survey</w:t>
                              </w:r>
                              <w:r>
                                <w:rPr>
                                  <w:rFonts w:ascii="Trebuchet MS"/>
                                  <w:b/>
                                  <w:color w:val="535353"/>
                                  <w:spacing w:val="-8"/>
                                  <w:w w:val="105"/>
                                  <w:sz w:val="20"/>
                                </w:rPr>
                                <w:t xml:space="preserve"> </w:t>
                              </w:r>
                              <w:r>
                                <w:rPr>
                                  <w:rFonts w:ascii="Trebuchet MS"/>
                                  <w:b/>
                                  <w:color w:val="535353"/>
                                  <w:w w:val="105"/>
                                  <w:sz w:val="20"/>
                                </w:rPr>
                                <w:t>2022</w:t>
                              </w:r>
                            </w:p>
                            <w:p w14:paraId="2F09567A" w14:textId="77777777" w:rsidR="0098636F" w:rsidRDefault="00CC7689">
                              <w:pPr>
                                <w:spacing w:before="20" w:line="229" w:lineRule="exact"/>
                                <w:ind w:left="120"/>
                                <w:rPr>
                                  <w:rFonts w:ascii="Trebuchet MS" w:hAnsi="Trebuchet MS"/>
                                  <w:b/>
                                  <w:sz w:val="20"/>
                                </w:rPr>
                              </w:pPr>
                              <w:r>
                                <w:rPr>
                                  <w:rFonts w:ascii="Trebuchet MS" w:hAnsi="Trebuchet MS"/>
                                  <w:b/>
                                  <w:color w:val="535353"/>
                                  <w:w w:val="115"/>
                                  <w:sz w:val="20"/>
                                </w:rPr>
                                <w:t xml:space="preserve">† </w:t>
                              </w:r>
                              <w:r>
                                <w:rPr>
                                  <w:rFonts w:ascii="Trebuchet MS" w:hAnsi="Trebuchet MS"/>
                                  <w:b/>
                                  <w:color w:val="535353"/>
                                  <w:w w:val="115"/>
                                  <w:sz w:val="20"/>
                                  <w:u w:val="single" w:color="535353"/>
                                </w:rPr>
                                <w:t>4MOST:</w:t>
                              </w:r>
                              <w:r>
                                <w:rPr>
                                  <w:rFonts w:ascii="Trebuchet MS" w:hAnsi="Trebuchet MS"/>
                                  <w:b/>
                                  <w:color w:val="535353"/>
                                  <w:w w:val="115"/>
                                  <w:sz w:val="20"/>
                                </w:rPr>
                                <w:t xml:space="preserve"> First Light 2022</w:t>
                              </w:r>
                            </w:p>
                            <w:p w14:paraId="14475DF1" w14:textId="77777777" w:rsidR="0098636F" w:rsidRDefault="00CC7689">
                              <w:pPr>
                                <w:numPr>
                                  <w:ilvl w:val="0"/>
                                  <w:numId w:val="1"/>
                                </w:numPr>
                                <w:tabs>
                                  <w:tab w:val="left" w:pos="157"/>
                                  <w:tab w:val="left" w:pos="1512"/>
                                </w:tabs>
                                <w:spacing w:line="327" w:lineRule="exact"/>
                                <w:ind w:left="156" w:hanging="156"/>
                                <w:rPr>
                                  <w:rFonts w:ascii="Meiryo UI" w:hAnsi="Meiryo UI"/>
                                  <w:b/>
                                  <w:i/>
                                  <w:color w:val="0096FF"/>
                                  <w:sz w:val="18"/>
                                </w:rPr>
                              </w:pPr>
                              <w:r>
                                <w:rPr>
                                  <w:rFonts w:ascii="Trebuchet MS" w:hAnsi="Trebuchet MS"/>
                                  <w:b/>
                                  <w:i/>
                                  <w:color w:val="0096FF"/>
                                  <w:w w:val="110"/>
                                  <w:sz w:val="20"/>
                                </w:rPr>
                                <w:t>UK</w:t>
                              </w:r>
                              <w:r>
                                <w:rPr>
                                  <w:rFonts w:ascii="Trebuchet MS" w:hAnsi="Trebuchet MS"/>
                                  <w:b/>
                                  <w:i/>
                                  <w:color w:val="0096FF"/>
                                  <w:spacing w:val="-25"/>
                                  <w:w w:val="110"/>
                                  <w:sz w:val="20"/>
                                </w:rPr>
                                <w:t xml:space="preserve"> </w:t>
                              </w:r>
                              <w:r>
                                <w:rPr>
                                  <w:rFonts w:ascii="Trebuchet MS" w:hAnsi="Trebuchet MS"/>
                                  <w:b/>
                                  <w:i/>
                                  <w:color w:val="0096FF"/>
                                  <w:w w:val="110"/>
                                  <w:sz w:val="20"/>
                                </w:rPr>
                                <w:t>priority</w:t>
                              </w:r>
                              <w:r>
                                <w:rPr>
                                  <w:rFonts w:ascii="Trebuchet MS" w:hAnsi="Trebuchet MS"/>
                                  <w:b/>
                                  <w:i/>
                                  <w:color w:val="0096FF"/>
                                  <w:w w:val="110"/>
                                  <w:sz w:val="20"/>
                                </w:rPr>
                                <w:tab/>
                                <w:t>†EU</w:t>
                              </w:r>
                              <w:r>
                                <w:rPr>
                                  <w:rFonts w:ascii="Trebuchet MS" w:hAnsi="Trebuchet MS"/>
                                  <w:b/>
                                  <w:i/>
                                  <w:color w:val="0096FF"/>
                                  <w:spacing w:val="-9"/>
                                  <w:w w:val="110"/>
                                  <w:sz w:val="20"/>
                                </w:rPr>
                                <w:t xml:space="preserve"> </w:t>
                              </w:r>
                              <w:r>
                                <w:rPr>
                                  <w:rFonts w:ascii="Trebuchet MS" w:hAnsi="Trebuchet MS"/>
                                  <w:b/>
                                  <w:i/>
                                  <w:color w:val="0096FF"/>
                                  <w:w w:val="110"/>
                                  <w:sz w:val="20"/>
                                </w:rPr>
                                <w:t>priority</w:t>
                              </w:r>
                            </w:p>
                            <w:p w14:paraId="10EBAE69" w14:textId="77777777" w:rsidR="0098636F" w:rsidRDefault="00CC7689">
                              <w:pPr>
                                <w:spacing w:line="225" w:lineRule="exact"/>
                                <w:rPr>
                                  <w:rFonts w:ascii="Trebuchet MS" w:hAnsi="Trebuchet MS"/>
                                  <w:b/>
                                  <w:i/>
                                  <w:sz w:val="20"/>
                                </w:rPr>
                              </w:pPr>
                              <w:r>
                                <w:rPr>
                                  <w:rFonts w:ascii="Trebuchet MS" w:hAnsi="Trebuchet MS"/>
                                  <w:b/>
                                  <w:i/>
                                  <w:color w:val="0096FF"/>
                                  <w:w w:val="105"/>
                                  <w:sz w:val="20"/>
                                </w:rPr>
                                <w:t>*Funds requested for ‘buy-in’</w:t>
                              </w:r>
                            </w:p>
                          </w:txbxContent>
                        </wps:txbx>
                        <wps:bodyPr rot="0" vert="horz" wrap="square" lIns="0" tIns="0" rIns="0" bIns="0" anchor="t" anchorCtr="0" upright="1">
                          <a:noAutofit/>
                        </wps:bodyPr>
                      </wps:wsp>
                    </wpg:wgp>
                  </a:graphicData>
                </a:graphic>
              </wp:inline>
            </w:drawing>
          </mc:Choice>
          <mc:Fallback>
            <w:pict>
              <v:group w14:anchorId="76DD28D1" id="Group 10" o:spid="_x0000_s1030" style="width:453.55pt;height:303.45pt;mso-position-horizontal-relative:char;mso-position-vertical-relative:line" coordsize="9071,6069"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9" o:spid="_x0000_s1031" type="#_x0000_t75" style="position:absolute;width:9071;height:60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TZiOLCAAAA2wAAAA8AAABkcnMvZG93bnJldi54bWxEj0uLwjAUhfeC/yFcwZ2misxINYr4AAdk&#10;wMfC5aW5tsXmpjSptv/eCILLw3l8nPmyMYV4UOVyywpGwwgEcWJ1zqmCy3k3mIJwHlljYZkUtORg&#10;ueh25hhr++QjPU4+FWGEXYwKMu/LWEqXZGTQDW1JHLybrQz6IKtU6gqfYdwUchxFP9JgzoGQYUnr&#10;jJL7qTYBst78F+Vhum3rv1s9ubdXy5erUv1es5qB8NT4b/jT3msF4194fwk/QC5e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U2YjiwgAAANsAAAAPAAAAAAAAAAAAAAAAAJ8C&#10;AABkcnMvZG93bnJldi54bWxQSwUGAAAAAAQABAD3AAAAjgMAAAAA&#10;">
                  <v:imagedata r:id="rId52" o:title=""/>
                </v:shape>
                <v:shape id="Picture 48" o:spid="_x0000_s1032" type="#_x0000_t75" style="position:absolute;top:770;width:9071;height:52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9OQr+9AAAA2wAAAA8AAABkcnMvZG93bnJldi54bWxET02LwjAQvS/4H8IseNN0dRHtGkWEggcv&#10;W/U+JLNNsZmUJrb135uDsMfH+97uR9eInrpQe1bwNc9AEGtvaq4UXC/FbA0iRGSDjWdS8KQA+93k&#10;Y4u58QP/Ul/GSqQQDjkqsDG2uZRBW3IY5r4lTtyf7xzGBLtKmg6HFO4auciylXRYc2qw2NLRkr6X&#10;D6egMGey9fddD2i87ZcbfSvKtVLTz/HwAyLSGP/Fb/fJKFikselL+gFy9wI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305Cv70AAADbAAAADwAAAAAAAAAAAAAAAACfAgAAZHJz&#10;L2Rvd25yZXYueG1sUEsFBgAAAAAEAAQA9wAAAIkDAAAAAA==&#10;">
                  <v:imagedata r:id="rId53" o:title=""/>
                </v:shape>
                <v:shape id="Freeform 47" o:spid="_x0000_s1033" style="position:absolute;left:4795;top:3571;width:4118;height:2339;visibility:visible;mso-wrap-style:square;v-text-anchor:top" coordsize="4118,23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5ZgvcQA&#10;AADbAAAADwAAAGRycy9kb3ducmV2LnhtbESPQWvCQBSE7wX/w/KEXoq+1ENTo6uIUGgPFdSC5PbM&#10;PpNg9m3IbjX+e7dQ8DjMzDfMfNnbRl2487UTDa/jBBRL4UwtpYaf/cfoHZQPJIYaJ6zhxh6Wi8HT&#10;nDLjrrLlyy6UKkLEZ6ShCqHNEH1RsSU/di1L9E6usxSi7Eo0HV0j3DY4SZI3tFRLXKio5XXFxXn3&#10;azWUjLc0T7eb7yMmB0yPXy+5z7V+HvarGajAfXiE/9ufRsNkCn9f4g/Ax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OWYL3EAAAA2wAAAA8AAAAAAAAAAAAAAAAAmAIAAGRycy9k&#10;b3ducmV2LnhtbFBLBQYAAAAABAAEAPUAAACJAwAAAAA=&#10;" path="m3598,l522,,421,1,342,4r-67,7l215,26,153,57,99,100,56,153,26,215,11,276,3,342,,421r,99l,1820r,98l3,1998r8,66l26,2125r30,62l99,2240r54,43l215,2314r60,15l341,2336r79,3l520,2339r3076,l3696,2339r80,-3l3842,2329r61,-15l3965,2283r54,-43l4061,2187r31,-62l4107,2064r7,-66l4117,1919r1,-99l4118,520r-1,-98l4114,342r-7,-66l4092,215r-31,-62l4019,100,3965,57,3903,26,3842,11,3776,4,3697,1,3598,xe" stroked="f">
                  <v:path arrowok="t" o:connecttype="custom" o:connectlocs="3598,3571;522,3571;421,3572;342,3575;275,3582;215,3597;153,3628;99,3671;56,3724;26,3786;11,3847;3,3913;0,3992;0,4091;0,5391;0,5489;3,5569;11,5635;26,5696;56,5758;99,5811;153,5854;215,5885;275,5900;341,5907;420,5910;520,5910;3596,5910;3696,5910;3776,5907;3842,5900;3903,5885;3965,5854;4019,5811;4061,5758;4092,5696;4107,5635;4114,5569;4117,5490;4118,5391;4118,4091;4117,3993;4114,3913;4107,3847;4092,3786;4061,3724;4019,3671;3965,3628;3903,3597;3842,3582;3776,3575;3697,3572;3598,3571" o:connectangles="0,0,0,0,0,0,0,0,0,0,0,0,0,0,0,0,0,0,0,0,0,0,0,0,0,0,0,0,0,0,0,0,0,0,0,0,0,0,0,0,0,0,0,0,0,0,0,0,0,0,0,0,0"/>
                </v:shape>
                <v:shape id="Freeform 46" o:spid="_x0000_s1034" style="position:absolute;left:4795;top:3571;width:4118;height:2339;visibility:visible;mso-wrap-style:square;v-text-anchor:top" coordsize="4118,23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bz78MA&#10;AADbAAAADwAAAGRycy9kb3ducmV2LnhtbERPz2vCMBS+D/Y/hDfwpqlOZNRGkQ3nBEFmd9jx0Tzb&#10;0OalNGnt/OuXw2DHj+93th1tIwbqvHGsYD5LQBAXThsuFXzl++kLCB+QNTaOScEPedhuHh8yTLW7&#10;8ScNl1CKGMI+RQVVCG0qpS8qsuhnriWO3NV1FkOEXSl1h7cYbhu5SJKVtGg4NlTY0mtFRX3prQIb&#10;zPHNvp9Oh1197Y/1OTfL77tSk6dxtwYRaAz/4j/3h1bwHNfHL/EHyM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bbz78MAAADbAAAADwAAAAAAAAAAAAAAAACYAgAAZHJzL2Rv&#10;d25yZXYueG1sUEsFBgAAAAAEAAQA9QAAAIgDAAAAAA==&#10;" path="m520,l3598,r99,1l3776,4r66,7l3903,26r62,31l4019,100r42,53l4092,215r15,61l4114,342r3,80l4118,522r,1298l4117,1919r-3,79l4107,2064r-15,61l4061,2187r-42,53l3965,2283r-62,31l3842,2329r-66,7l3696,2339r-100,l520,2339r-100,l341,2336r-66,-7l215,2314r-62,-31l99,2240,56,2187,26,2125,11,2064,3,1998,,1918,,1817,,520,,421,3,342r8,-66l26,215,56,153,99,100,153,57,215,26,275,11,342,4,421,1,522,r-2,xe" filled="f" strokeweight=".46875mm">
                  <v:path arrowok="t" o:connecttype="custom" o:connectlocs="520,3571;3598,3571;3697,3572;3776,3575;3842,3582;3903,3597;3965,3628;4019,3671;4061,3724;4092,3786;4107,3847;4114,3913;4117,3993;4118,4093;4118,5391;4117,5490;4114,5569;4107,5635;4092,5696;4061,5758;4019,5811;3965,5854;3903,5885;3842,5900;3776,5907;3696,5910;3596,5910;520,5910;420,5910;341,5907;275,5900;215,5885;153,5854;99,5811;56,5758;26,5696;11,5635;3,5569;0,5489;0,5388;0,4091;0,3992;3,3913;11,3847;26,3786;56,3724;99,3671;153,3628;215,3597;275,3582;342,3575;421,3572;522,3571;520,3571" o:connectangles="0,0,0,0,0,0,0,0,0,0,0,0,0,0,0,0,0,0,0,0,0,0,0,0,0,0,0,0,0,0,0,0,0,0,0,0,0,0,0,0,0,0,0,0,0,0,0,0,0,0,0,0,0,0"/>
                </v:shape>
                <v:shape id="Picture 45" o:spid="_x0000_s1035" type="#_x0000_t75" style="position:absolute;left:7710;top:1201;width:1346;height:13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sZJ/CAAAA2wAAAA8AAABkcnMvZG93bnJldi54bWxEj0+LwjAQxe/CfocwC3uzqbrIWo2igqxX&#10;/6x6HJqxKTaT0kSt334jCB4fb97vzZvMWluJGzW+dKygl6QgiHOnSy4U7Her7g8IH5A1Vo5JwYM8&#10;zKYfnQlm2t15Q7dtKESEsM9QgQmhzqT0uSGLPnE1cfTOrrEYomwKqRu8R7itZD9Nh9JiybHBYE1L&#10;Q/lle7XxDdsefq/nP3tcGF0sSH73R7uTUl+f7XwMIlAb3sev9ForGPTguSUCQE7/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7GSfwgAAANsAAAAPAAAAAAAAAAAAAAAAAJ8C&#10;AABkcnMvZG93bnJldi54bWxQSwUGAAAAAAQABAD3AAAAjgMAAAAA&#10;">
                  <v:imagedata r:id="rId54" o:title=""/>
                </v:shape>
                <v:shape id="Picture 44" o:spid="_x0000_s1036" type="#_x0000_t75" style="position:absolute;left:7804;top:1240;width:1161;height:116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28TpTCAAAA2wAAAA8AAABkcnMvZG93bnJldi54bWxEj09rwkAUxO8Fv8PyBG910whFo6sUQWoP&#10;PWjr/ZF9JsHs25B9zZ9v7xYEj8PM/IbZ7AZXq47aUHk28DZPQBHn3lZcGPj9ObwuQQVBtlh7JgMj&#10;BdhtJy8bzKzv+UTdWQoVIRwyNFCKNJnWIS/JYZj7hjh6V986lCjbQtsW+wh3tU6T5F07rDgulNjQ&#10;vqT8dv5zBjq9SI+X1VePt3T8lPGy+q60GDObDh9rUEKDPMOP9tEaWKTw/yX+AL29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9vE6UwgAAANsAAAAPAAAAAAAAAAAAAAAAAJ8C&#10;AABkcnMvZG93bnJldi54bWxQSwUGAAAAAAQABAD3AAAAjgMAAAAA&#10;">
                  <v:imagedata r:id="rId55" o:title=""/>
                </v:shape>
                <v:shape id="Picture 43" o:spid="_x0000_s1037" type="#_x0000_t75" style="position:absolute;left:863;top:2101;width:980;height:118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gasfDAAAA2wAAAA8AAABkcnMvZG93bnJldi54bWxEj0FrAjEUhO+F/ofwhN66WRW0rEaxBUF6&#10;0rWUHh+b52Zx8xI2qa7+eiMIHoeZ+YaZL3vbihN1oXGsYJjlIIgrpxuuFfzs1+8fIEJE1tg6JgUX&#10;CrBcvL7MsdDuzDs6lbEWCcKhQAUmRl9IGSpDFkPmPHHyDq6zGJPsaqk7PCe4beUozyfSYsNpwaCn&#10;L0PVsfy3CnzbfG+vw9r++env1l5Kc/gcGaXeBv1qBiJSH5/hR3ujFYzHcP+SfoBc3A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36Bqx8MAAADbAAAADwAAAAAAAAAAAAAAAACf&#10;AgAAZHJzL2Rvd25yZXYueG1sUEsFBgAAAAAEAAQA9wAAAI8DAAAAAA==&#10;">
                  <v:imagedata r:id="rId56" o:title=""/>
                </v:shape>
                <v:shape id="Picture 42" o:spid="_x0000_s1038" type="#_x0000_t75" style="position:absolute;left:956;top:2134;width:798;height:10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lzX/7CAAAA2wAAAA8AAABkcnMvZG93bnJldi54bWxEj0+LwjAUxO/CfofwFvam6boiUo0iC4Kn&#10;Xf+BeHs0r021eSlNrPXbG0HwOMzMb5jZorOVaKnxpWMF34MEBHHmdMmFgsN+1Z+A8AFZY+WYFNzJ&#10;w2L+0Zthqt2Nt9TuQiEihH2KCkwIdSqlzwxZ9ANXE0cvd43FEGVTSN3gLcJtJYdJMpYWS44LBmv6&#10;NZRddler4M+Ye3s6rI409NlxE3R+Nv+5Ul+f3XIKIlAX3uFXe60V/Izg+SX+ADl/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Zc1/+wgAAANsAAAAPAAAAAAAAAAAAAAAAAJ8C&#10;AABkcnMvZG93bnJldi54bWxQSwUGAAAAAAQABAD3AAAAjgMAAAAA&#10;">
                  <v:imagedata r:id="rId57" o:title=""/>
                </v:shape>
                <v:shape id="Picture 41" o:spid="_x0000_s1039" type="#_x0000_t75" style="position:absolute;left:1643;top:3151;width:1139;height:11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8rbhfIAAAA2wAAAA8AAABkcnMvZG93bnJldi54bWxEj91Kw0AUhO+FvsNyCt7ZTZWKxm5LUQuB&#10;Iv1JofXumD0mwezZkN0mqU/fLQheDjPzDTOd96YSLTWutKxgPIpAEGdWl5wr2KfLuycQziNrrCyT&#10;gjM5mM8GN1OMte14S+3O5yJA2MWooPC+jqV0WUEG3cjWxMH7to1BH2STS91gF+CmkvdR9CgNlhwW&#10;CqzptaDsZ3cyCtKvY/ex/0zaTcKH1Xr7nK7e3n+Vuh32ixcQnnr/H/5rJ1rBwwSuX8IPkLML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APK24XyAAAANsAAAAPAAAAAAAAAAAA&#10;AAAAAJ8CAABkcnMvZG93bnJldi54bWxQSwUGAAAAAAQABAD3AAAAlAMAAAAA&#10;">
                  <v:imagedata r:id="rId58" o:title=""/>
                </v:shape>
                <v:shape id="Picture 40" o:spid="_x0000_s1040" type="#_x0000_t75" style="position:absolute;left:1736;top:3189;width:957;height:95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597qTDAAAA2wAAAA8AAABkcnMvZG93bnJldi54bWxEj0GLwjAUhO/C/ofwFvamqQp1qUZZBEWP&#10;Vi/e3jbPttq8dJtsW/+9EQSPw8x8wyxWvalES40rLSsYjyIQxJnVJecKTsfN8BuE88gaK8uk4E4O&#10;VsuPwQITbTs+UJv6XAQIuwQVFN7XiZQuK8igG9maOHgX2xj0QTa51A12AW4qOYmiWBosOSwUWNO6&#10;oOyW/hsF1257/E3Hh3M8zfe7Np5t7n/rSqmvz/5nDsJT79/hV3unFUxjeH4JP0Au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Xn3upMMAAADbAAAADwAAAAAAAAAAAAAAAACf&#10;AgAAZHJzL2Rvd25yZXYueG1sUEsFBgAAAAAEAAQA9wAAAI8DAAAAAA==&#10;">
                  <v:imagedata r:id="rId59" o:title=""/>
                </v:shape>
                <v:shape id="Picture 39" o:spid="_x0000_s1041" type="#_x0000_t75" style="position:absolute;left:2683;top:4218;width:1404;height:96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Q7uorCAAAA2wAAAA8AAABkcnMvZG93bnJldi54bWxEj91qwkAQhe8LfYdlCr0pujEFLamrFGlB&#10;KCJqvZ9mx2xodjZkpxrf3hUELw/n5+NM571v1JG6WAc2MBpmoIjLYGuuDPzsvgZvoKIgW2wCk4Ez&#10;RZjPHh+mWNhw4g0dt1KpNMKxQANOpC20jqUjj3EYWuLkHULnUZLsKm07PKVx3+g8y8baY82J4LCl&#10;haPyb/vvE+T3xa8cf+alrDd7riVvDt/emOen/uMdlFAv9/CtvbQGXidw/ZJ+gJ5d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0O7qKwgAAANsAAAAPAAAAAAAAAAAAAAAAAJ8C&#10;AABkcnMvZG93bnJldi54bWxQSwUGAAAAAAQABAD3AAAAjgMAAAAA&#10;">
                  <v:imagedata r:id="rId60" o:title=""/>
                </v:shape>
                <v:shape id="Picture 38" o:spid="_x0000_s1042" type="#_x0000_t75" style="position:absolute;left:2772;top:4252;width:1232;height:78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">
                  <v:imagedata r:id="rId61" o:title=""/>
                </v:shape>
                <v:shape id="Picture 37" o:spid="_x0000_s1043" type="#_x0000_t75" style="position:absolute;left:1419;top:1526;width:3036;height:229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AF6VfEAAAA2wAAAA8AAABkcnMvZG93bnJldi54bWxEj8FqwzAQRO+B/oPYQG+JnLSE1I1sSqG0&#10;lPoQJx+wsTa2ibUykuLYf18VCjkOM/OG2eWj6cRAzreWFayWCQjiyuqWawXHw8diC8IHZI2dZVIw&#10;kYc8e5jtMNX2xnsaylCLCGGfooImhD6V0lcNGfRL2xNH72ydwRClq6V2eItw08l1kmykwZbjQoM9&#10;vTdUXcqrUXD5PBVHWp0Ow9g/Fz/fk7vatVPqcT6+vYIINIZ7+L/9pRU8vcDfl/gDZPYL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AF6VfEAAAA2wAAAA8AAAAAAAAAAAAAAAAA&#10;nwIAAGRycy9kb3ducmV2LnhtbFBLBQYAAAAABAAEAPcAAACQAwAAAAA=&#10;">
                  <v:imagedata r:id="rId62" o:title=""/>
                </v:shape>
                <v:shape id="Freeform 36" o:spid="_x0000_s1044" style="position:absolute;left:1800;top:2275;width:2187;height:821;visibility:visible;mso-wrap-style:square;v-text-anchor:top" coordsize="2187,8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" path="m,821l2170,6,2187,e" filled="f" strokecolor="#73fdff" strokeweight=".625mm">
                  <v:path arrowok="t" o:connecttype="custom" o:connectlocs="0,3096;2170,2281;2187,2275" o:connectangles="0,0,0"/>
                </v:shape>
                <v:shape id="Freeform 35" o:spid="_x0000_s1045" style="position:absolute;left:3909;top:2224;width:166;height:140;visibility:visible;mso-wrap-style:square;v-text-anchor:top" coordsize="166,1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1rH8QA&#10;AADbAAAADwAAAGRycy9kb3ducmV2LnhtbESPQWvCQBSE74X+h+UVems2irQ2dRUVg56Kpl68vWaf&#10;STD7NmRXs/33XaHQ4zAz3zCzRTCtuFHvGssKRkkKgri0uuFKwfErf5mCcB5ZY2uZFPyQg8X88WGG&#10;mbYDH+hW+EpECLsMFdTed5mUrqzJoEtsRxy9s+0N+ij7Suoehwg3rRyn6as02HBcqLGjdU3lpbga&#10;BZEatpv9N6+Xk5C/bVef76fVVannp7D8AOEp+P/wX3unFUxGcP8Sf4C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K9ax/EAAAA2wAAAA8AAAAAAAAAAAAAAAAAmAIAAGRycy9k&#10;b3ducmV2LnhtbFBLBQYAAAAABAAEAPUAAACJAwAAAAA=&#10;" path="m,l61,56r-8,83l166,17,,xe" fillcolor="#73fdff" stroked="f">
                  <v:path arrowok="t" o:connecttype="custom" o:connectlocs="0,2225;61,2281;53,2364;166,2242;0,2225" o:connectangles="0,0,0,0,0"/>
                </v:shape>
                <v:shape id="Picture 34" o:spid="_x0000_s1046" type="#_x0000_t75" style="position:absolute;left:2366;top:1695;width:2160;height:241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OwK+3FAAAA2wAAAA8AAABkcnMvZG93bnJldi54bWxEj09rwkAUxO+C32F5Qi9Sdw0qJc1GirTg&#10;xYp/2tLbI/uahGbfhuxW02/vCoLHYWZ+w2TL3jbiRJ2vHWuYThQI4sKZmksNx8Pb4xMIH5ANNo5J&#10;wz95WObDQYapcWfe0WkfShEh7FPUUIXQplL6oiKLfuJa4uj9uM5iiLIrpenwHOG2kYlSC2mx5rhQ&#10;YUuriorf/Z/VYDckj+ojGc++3pPd/Jtft/ZTaf0w6l+eQQTqwz18a6+NhlkC1y/xB8j8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TsCvtxQAAANsAAAAPAAAAAAAAAAAAAAAA&#10;AJ8CAABkcnMvZG93bnJldi54bWxQSwUGAAAAAAQABAD3AAAAkQMAAAAA&#10;">
                  <v:imagedata r:id="rId63" o:title=""/>
                </v:shape>
                <v:shape id="Freeform 33" o:spid="_x0000_s1047" style="position:absolute;left:2763;top:2479;width:1289;height:894;visibility:visible;mso-wrap-style:square;v-text-anchor:top" coordsize="1289,8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E9CVsQA&#10;AADbAAAADwAAAGRycy9kb3ducmV2LnhtbESPQWsCMRSE7wX/Q3hCbzVrK4usRhFB6qWHbhX19tg8&#10;dxc3LyGJuu2vN4VCj8PMfMPMl73pxI18aC0rGI8yEMSV1S3XCnZfm5cpiBCRNXaWScE3BVguBk9z&#10;LLS98yfdyliLBOFQoIImRldIGaqGDIaRdcTJO1tvMCbpa6k93hPcdPI1y3JpsOW00KCjdUPVpbwa&#10;BYdz/uN8916Gj2qfo2vt6Tg+KvU87FczEJH6+B/+a2+1gskb/H5JP0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hPQlbEAAAA2wAAAA8AAAAAAAAAAAAAAAAAmAIAAGRycy9k&#10;b3ducmV2LnhtbFBLBQYAAAAABAAEAPUAAACJAwAAAAA=&#10;" path="m,893l1274,10,1289,e" filled="f" strokecolor="#73fdff" strokeweight=".625mm">
                  <v:path arrowok="t" o:connecttype="custom" o:connectlocs="0,3372;1274,2489;1289,2479" o:connectangles="0,0,0"/>
                </v:shape>
                <v:shape id="Freeform 32" o:spid="_x0000_s1048" style="position:absolute;left:3964;top:2425;width:165;height:146;visibility:visible;mso-wrap-style:square;v-text-anchor:top" coordsize="165,1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nnCMMA&#10;AADbAAAADwAAAGRycy9kb3ducmV2LnhtbESP3YrCMBSE7xd8h3AE79bUn12lGkUUwQsvdmsf4NAc&#10;22BzUpqodZ9+IwheDjPzDbNcd7YWN2q9caxgNExAEBdOGy4V5Kf95xyED8gaa8ek4EEe1qvexxJT&#10;7e78S7cslCJC2KeooAqhSaX0RUUW/dA1xNE7u9ZiiLItpW7xHuG2luMk+ZYWDceFChvaVlRcsqtV&#10;gHn4OZ53X/Ivn8hJMtsac7xkSg363WYBIlAX3uFX+6AVTKfw/BJ/gFz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knnCMMAAADbAAAADwAAAAAAAAAAAAAAAACYAgAAZHJzL2Rv&#10;d25yZXYueG1sUEsFBgAAAAAEAAQA9QAAAIgDAAAAAA==&#10;" path="m165,l,23,73,63r12,83l165,xe" fillcolor="#73fdff" stroked="f">
                  <v:path arrowok="t" o:connecttype="custom" o:connectlocs="165,2426;0,2449;73,2489;85,2572;165,2426" o:connectangles="0,0,0,0,0"/>
                </v:shape>
                <v:shape id="Picture 31" o:spid="_x0000_s1049" type="#_x0000_t75" style="position:absolute;left:3416;top:1473;width:1350;height:36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ZM4+vGAAAA2wAAAA8AAABkcnMvZG93bnJldi54bWxEj0FrwkAUhO8F/8PyhF6KblJakegqUlD0&#10;Iho96O2RfSbB7Ns0u5rUX98tFDwOM/MNM513phJ3alxpWUE8jEAQZ1aXnCs4HpaDMQjnkTVWlknB&#10;DzmYz3ovU0y0bXlP99TnIkDYJaig8L5OpHRZQQbd0NbEwbvYxqAPssmlbrANcFPJ9ygaSYMlh4UC&#10;a/oqKLumN6Ngd6tO1zZ+HHffm1Uav23TvD2XSr32u8UEhKfOP8P/7bVW8PEJf1/CD5CzX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Zkzj68YAAADbAAAADwAAAAAAAAAAAAAA&#10;AACfAgAAZHJzL2Rvd25yZXYueG1sUEsFBgAAAAAEAAQA9wAAAJIDAAAAAA==&#10;">
                  <v:imagedata r:id="rId64" o:title=""/>
                </v:shape>
                <v:shape id="Freeform 30" o:spid="_x0000_s1050" style="position:absolute;left:3842;top:2487;width:473;height:1721;visibility:visible;mso-wrap-style:square;v-text-anchor:top" coordsize="473,17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h6aMQA&#10;AADbAAAADwAAAGRycy9kb3ducmV2LnhtbESP3WoCMRSE7wt9h3AKvatZfxDZGkWqQgu9qfoAh81x&#10;s3Vzsk2Ouu3TN4WCl8PMfMPMl71v1YViagIbGA4KUMRVsA3XBg777dMMVBJki21gMvBNCZaL+7s5&#10;ljZc+YMuO6lVhnAq0YAT6UqtU+XIYxqEjjh7xxA9Spax1jbiNcN9q0dFMdUeG84LDjt6cVSddmdv&#10;YHZcxfj588Zjv3nvvkTWbqL3xjw+9KtnUEK93ML/7VdrYDKFvy/5B+jF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VYemjEAAAA2wAAAA8AAAAAAAAAAAAAAAAAmAIAAGRycy9k&#10;b3ducmV2LnhtbFBLBQYAAAAABAAEAPUAAACJAwAAAAA=&#10;" path="m,1720l468,17,473,e" filled="f" strokecolor="#73fdff" strokeweight=".625mm">
                  <v:path arrowok="t" o:connecttype="custom" o:connectlocs="0,4208;468,2505;473,2488" o:connectangles="0,0,0"/>
                </v:shape>
                <v:shape id="Picture 29" o:spid="_x0000_s1051" type="#_x0000_t75" style="position:absolute;left:4228;top:2397;width:144;height:1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3HsPLEAAAA2wAAAA8AAABkcnMvZG93bnJldi54bWxEj92KwjAUhO8F3yEcwRvRVHf9q0bRRWEF&#10;L/x7gENzbIvNSW2idt9+Iyzs5TAz3zDzZW0K8aTK5ZYV9HsRCOLE6pxTBZfztjsB4TyyxsIyKfgh&#10;B8tFszHHWNsXH+l58qkIEHYxKsi8L2MpXZKRQdezJXHwrrYy6IOsUqkrfAW4KeQgikbSYM5hIcOS&#10;vjJKbqeHUcCb4oMO+/5hM1wn53Hnupv6+1CpdqtezUB4qv1/+K/9rRV8juH9JfwAufg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3HsPLEAAAA2wAAAA8AAAAAAAAAAAAAAAAA&#10;nwIAAGRycy9kb3ducmV2LnhtbFBLBQYAAAAABAAEAPcAAACQAwAAAAA=&#10;">
                  <v:imagedata r:id="rId65" o:title=""/>
                </v:shape>
                <v:shape id="Picture 28" o:spid="_x0000_s1052" type="#_x0000_t75" style="position:absolute;left:4338;top:204;width:2333;height:21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X0TRbBAAAA2wAAAA8AAABkcnMvZG93bnJldi54bWxET8uKwjAU3QvzD+EOuBtTHRmkGkWGcXDh&#10;Ruehy0tybarNTWmirX9vFoLLw3nPFp2rxJWaUHpWMBxkIIi1NyUXCn5/Vm8TECEiG6w8k4IbBVjM&#10;X3ozzI1veUvXXSxECuGQowIbY51LGbQlh2Hga+LEHX3jMCbYFNI02KZwV8lRln1IhyWnBos1fVrS&#10;593FKfj++9eTYmn29ddB2vFGn9p3d1Kq/9otpyAidfEpfrjXRsE4jU1f0g+Q8zs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BX0TRbBAAAA2wAAAA8AAAAAAAAAAAAAAAAAnwIA&#10;AGRycy9kb3ducmV2LnhtbFBLBQYAAAAABAAEAPcAAACNAwAAAAA=&#10;">
                  <v:imagedata r:id="rId66" o:title=""/>
                </v:shape>
                <v:shape id="Freeform 27" o:spid="_x0000_s1053" style="position:absolute;left:4810;top:888;width:1475;height:724;visibility:visible;mso-wrap-style:square;v-text-anchor:top" coordsize="1475,7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QsYA&#10;AADbAAAADwAAAGRycy9kb3ducmV2LnhtbESPQWvCQBSE7wX/w/IEL6VulFI0uopILaVgQC2lx0f2&#10;mQSzb9PdNcb++q5Q8DjMzDfMfNmZWrTkfGVZwWiYgCDOra64UPB52DxNQPiArLG2TAqu5GG56D3M&#10;MdX2wjtq96EQEcI+RQVlCE0qpc9LMuiHtiGO3tE6gyFKV0jt8BLhppbjJHmRBiuOCyU2tC4pP+3P&#10;RkF2+hp9TN5a//36mF1/f47bbOW2Sg363WoGIlAX7uH/9rtW8DyF25f4A+Ti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k+QsYAAADbAAAADwAAAAAAAAAAAAAAAACYAgAAZHJz&#10;L2Rvd25yZXYueG1sUEsFBgAAAAAEAAQA9QAAAIsDAAAAAA==&#10;" path="m1474,l16,715,,723e" filled="f" strokecolor="#73fdff" strokeweight=".625mm">
                  <v:path arrowok="t" o:connecttype="custom" o:connectlocs="1474,889;16,1604;0,1612" o:connectangles="0,0,0"/>
                </v:shape>
                <v:shape id="Freeform 26" o:spid="_x0000_s1054" style="position:absolute;left:4725;top:1520;width:167;height:134;visibility:visible;mso-wrap-style:square;v-text-anchor:top" coordsize="167,1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J01MIA&#10;AADbAAAADwAAAGRycy9kb3ducmV2LnhtbERPzWrCQBC+F/oOyxS8FN1U2qqpq4jWIsWLxgcYsmMS&#10;mp1Ns6tGn945FHr8+P6n887V6kxtqDwbeBkkoIhzbysuDByydX8MKkRki7VnMnClAPPZ48MUU+sv&#10;vKPzPhZKQjikaKCMsUm1DnlJDsPAN8TCHX3rMApsC21bvEi4q/UwSd61w4qlocSGliXlP/uTk5J6&#10;N8p+/ffz7fPrsM0nIXuN3cqY3lO3+AAVqYv/4j/3xhp4k/XyRX6Ant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YnTUwgAAANsAAAAPAAAAAAAAAAAAAAAAAJgCAABkcnMvZG93&#10;bnJldi54bWxQSwUGAAAAAAQABAD1AAAAhwMAAAAA&#10;" path="m101,l,132r166,2l100,83,101,xe" fillcolor="#73fdff" stroked="f">
                  <v:path arrowok="t" o:connecttype="custom" o:connectlocs="101,1521;0,1653;166,1655;100,1604;101,1521" o:connectangles="0,0,0,0,0"/>
                </v:shape>
                <v:shape id="Picture 25" o:spid="_x0000_s1055" type="#_x0000_t75" style="position:absolute;left:4598;top:1426;width:3963;height:133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0OB8zDAAAA2wAAAA8AAABkcnMvZG93bnJldi54bWxEj0GLwjAUhO+C/yE8wZumCqu7XaOIsKzg&#10;ySqsx0fzbKvNS22ytvrrjSB4HGbmG2a2aE0prlS7wrKC0TACQZxaXXCmYL/7GXyCcB5ZY2mZFNzI&#10;wWLe7cww1rbhLV0Tn4kAYRejgtz7KpbSpTkZdENbEQfvaGuDPsg6k7rGJsBNKcdRNJEGCw4LOVa0&#10;yik9J/9GwVd0uBzOWt/kZnM/NYn8nWb6T6l+r11+g/DU+nf41V5rBR8jeH4JP0DO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3Q4HzMMAAADbAAAADwAAAAAAAAAAAAAAAACf&#10;AgAAZHJzL2Rvd25yZXYueG1sUEsFBgAAAAAEAAQA9wAAAI8DAAAAAA==&#10;">
                  <v:imagedata r:id="rId67" o:title=""/>
                </v:shape>
                <v:shape id="Freeform 24" o:spid="_x0000_s1056" style="position:absolute;left:5051;top:1973;width:3150;height:236;visibility:visible;mso-wrap-style:square;v-text-anchor:top" coordsize="3150,2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fXMsMA&#10;AADbAAAADwAAAGRycy9kb3ducmV2LnhtbESPQYvCMBSE74L/ITzBm6YWXKQaRcSFPXhwXRW9PZtn&#10;W2xeShO1+uvNguBxmJlvmMmsMaW4Ue0KywoG/QgEcWp1wZmC7d93bwTCeWSNpWVS8CAHs2m7NcFE&#10;2zv/0m3jMxEg7BJUkHtfJVK6NCeDrm8r4uCdbW3QB1lnUtd4D3BTyjiKvqTBgsNCjhUtckovm6tR&#10;wLiS/rBejk5Pu4+L+X6Hx8NAqW6nmY9BeGr8J/xu/2gFwxj+v4QfIK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hfXMsMAAADbAAAADwAAAAAAAAAAAAAAAACYAgAAZHJzL2Rv&#10;d25yZXYueG1sUEsFBgAAAAAEAAQA9QAAAIgDAAAAAA==&#10;" path="m3149,236l18,2,,e" filled="f" strokecolor="#73fdff" strokeweight=".625mm">
                  <v:path arrowok="t" o:connecttype="custom" o:connectlocs="3149,2209;18,1975;0,1973" o:connectangles="0,0,0"/>
                </v:shape>
                <v:shape id="Freeform 23" o:spid="_x0000_s1057" style="position:absolute;left:4958;top:1903;width:154;height:149;visibility:visible;mso-wrap-style:square;v-text-anchor:top" coordsize="154,1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0Cr8QA&#10;AADbAAAADwAAAGRycy9kb3ducmV2LnhtbESPT2vCQBTE74LfYXmCt7oxxWJTV1H7T+zJKPT6yD6T&#10;YPZtyK669tN3CwWPw8z8hpktgmnEhTpXW1YwHiUgiAuray4VHPbvD1MQziNrbCyTghs5WMz7vRlm&#10;2l55R5fclyJC2GWooPK+zaR0RUUG3ci2xNE72s6gj7Irpe7wGuGmkWmSPEmDNceFCltaV1Sc8rNR&#10;wK8/vv2isOJ8F54/v9/S/GObKjUchOULCE/B38P/7Y1WMHmEvy/xB8j5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R9Aq/EAAAA2wAAAA8AAAAAAAAAAAAAAAAAmAIAAGRycy9k&#10;b3ducmV2LnhtbFBLBQYAAAAABAAEAPUAAACJAwAAAAA=&#10;" path="m154,l,63r143,86l112,72,154,xe" fillcolor="#73fdff" stroked="f">
                  <v:path arrowok="t" o:connecttype="custom" o:connectlocs="154,1903;0,1966;143,2052;112,1975;154,1903" o:connectangles="0,0,0,0,0"/>
                </v:shape>
                <v:shape id="Picture 22" o:spid="_x0000_s1058" type="#_x0000_t75" style="position:absolute;left:5943;top:744;width:1329;height:7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DtRWHCAAAA2wAAAA8AAABkcnMvZG93bnJldi54bWxEj82qwjAUhPfCfYdwLrjT1H+pRrkUBTcu&#10;1Lpwd2iObbnNSWmi1rc3guBymJlvmOW6NZW4U+NKywoG/QgEcWZ1ybmC9LTtzUE4j6yxskwKnuRg&#10;vfrpLDHW9sEHuh99LgKEXYwKCu/rWEqXFWTQ9W1NHLyrbQz6IJtc6gYfAW4qOYyiqTRYclgosKak&#10;oOz/eDMK9OCZzNI08Qc5vozO27Pe7Gdaqe5v+7cA4an13/CnvdMKJmN4fwk/QK5e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g7UVhwgAAANsAAAAPAAAAAAAAAAAAAAAAAJ8C&#10;AABkcnMvZG93bnJldi54bWxQSwUGAAAAAAQABAD3AAAAjgMAAAAA&#10;">
                  <v:imagedata r:id="rId68" o:title=""/>
                </v:shape>
                <v:shape id="Picture 21" o:spid="_x0000_s1059" type="#_x0000_t75" style="position:absolute;left:1798;top:1939;width:975;height:7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GOCUTCAAAA2wAAAA8AAABkcnMvZG93bnJldi54bWxET01rwkAUvAv+h+UJ3nSjorbRVaRU6kna&#10;WKHHR/aZBLNvQ3Zror/eFQQvA8N8Mct1a0pxodoVlhWMhhEI4tTqgjMFv4ft4A2E88gaS8uk4EoO&#10;1qtuZ4mxtg3/0CXxmQgl7GJUkHtfxVK6NCeDbmgr4qCdbG3QB1pnUtfYhHJTynEUzaTBgsNCjhV9&#10;5JSek3+j4IGzv/33VzK56eNu/n60zedWqX6v3SxAeGr9y/xM77SC6RQeX8IPkKs7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hjglEwgAAANsAAAAPAAAAAAAAAAAAAAAAAJ8C&#10;AABkcnMvZG93bnJldi54bWxQSwUGAAAAAAQABAD3AAAAjgMAAAAA&#10;">
                  <v:imagedata r:id="rId69" o:title=""/>
                </v:shape>
                <v:shape id="Picture 20" o:spid="_x0000_s1060" type="#_x0000_t75" style="position:absolute;left:2452;top:1454;width:2071;height:12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uDKNPFAAAA2wAAAA8AAABkcnMvZG93bnJldi54bWxEj1FrwkAQhN+F/odjC33TS6UGiZ7SCkL7&#10;INboD1hyaxKb24t31yTtr+8VBB+H2flmZ7keTCM6cr62rOB5koAgLqyuuVRwOm7HcxA+IGtsLJOC&#10;H/KwXj2Mlphp2/OBujyUIkLYZ6igCqHNpPRFRQb9xLbE0TtbZzBE6UqpHfYRbho5TZJUGqw5NlTY&#10;0qai4iv/NvGNPM3T43W/+3Cf/eXN9fuXX98p9fQ4vC5ABBrC/fiWftcKZin8b4kAkKs/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bgyjTxQAAANsAAAAPAAAAAAAAAAAAAAAA&#10;AJ8CAABkcnMvZG93bnJldi54bWxQSwUGAAAAAAQABAD3AAAAkQMAAAAA&#10;">
                  <v:imagedata r:id="rId70" o:title=""/>
                </v:shape>
                <v:shape id="Freeform 19" o:spid="_x0000_s1061" style="position:absolute;left:2817;top:1995;width:1247;height:188;visibility:visible;mso-wrap-style:square;v-text-anchor:top" coordsize="1247,1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98ssMA&#10;AADbAAAADwAAAGRycy9kb3ducmV2LnhtbESPQWvCQBSE70L/w/IK3uqmhWqJrmIrRa9qg3p7ZJ9J&#10;cPdtyK4m+utdoeBxmPlmmMmss0ZcqPGVYwXvgwQEce50xYWCv+3v2xcIH5A1Gsek4EoeZtOX3gRT&#10;7Vpe02UTChFL2KeooAyhTqX0eUkW/cDVxNE7usZiiLIppG6wjeXWyI8kGUqLFceFEmv6KSk/bc5W&#10;waefV8ss25v1LqNvXbeLw83clOq/dvMxiEBdeIb/6ZWO3AgeX+IPkNM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Y98ssMAAADbAAAADwAAAAAAAAAAAAAAAACYAgAAZHJzL2Rv&#10;d25yZXYueG1sUEsFBgAAAAAEAAQA9QAAAIgDAAAAAA==&#10;" path="m,188l1229,3,1246,e" filled="f" strokecolor="#73fdff" strokeweight=".625mm">
                  <v:path arrowok="t" o:connecttype="custom" o:connectlocs="0,2183;1229,1998;1246,1995" o:connectangles="0,0,0"/>
                </v:shape>
                <v:shape id="Freeform 18" o:spid="_x0000_s1062" style="position:absolute;left:3998;top:1929;width:159;height:148;visibility:visible;mso-wrap-style:square;v-text-anchor:top" coordsize="159,1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LZZMIA&#10;AADbAAAADwAAAGRycy9kb3ducmV2LnhtbERPy4rCMBTdC/MP4QpuRFMHFK1GEUFGRJjxAbq8NNe2&#10;TnNTmlirXz9ZCLM8nPds0ZhC1FS53LKCQT8CQZxYnXOq4HRc98YgnEfWWFgmBU9ysJh/tGYYa/vg&#10;PdUHn4oQwi5GBZn3ZSylSzIy6Pq2JA7c1VYGfYBVKnWFjxBuCvkZRSNpMOfQkGFJq4yS38PdKCgv&#10;3cm3k+aW7G77+rU+fy23P6xUp90spyA8Nf5f/HZvtIJhGBu+hB8g5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gtlkwgAAANsAAAAPAAAAAAAAAAAAAAAAAJgCAABkcnMvZG93&#10;bnJldi54bWxQSwUGAAAAAAQABAD1AAAAhwMAAAAA&#10;" path="m,l48,68,22,147,158,51,,xe" fillcolor="#73fdff" stroked="f">
                  <v:path arrowok="t" o:connecttype="custom" o:connectlocs="0,1930;48,1998;22,2077;158,1981;0,1930" o:connectangles="0,0,0,0,0"/>
                </v:shape>
                <v:shape id="Text Box 17" o:spid="_x0000_s1063" type="#_x0000_t202" style="position:absolute;left:1691;top:176;width:6227;height:9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my6sMA&#10;AADbAAAADwAAAGRycy9kb3ducmV2LnhtbESPQWvCQBSE7wX/w/IK3uqmglJTVxFREIRijAePr9ln&#10;sph9G7Orxn/fFQoeh5n5hpnOO1uLG7XeOFbwOUhAEBdOGy4VHPL1xxcIH5A11o5JwYM8zGe9tymm&#10;2t05o9s+lCJC2KeooAqhSaX0RUUW/cA1xNE7udZiiLItpW7xHuG2lsMkGUuLhuNChQ0tKyrO+6tV&#10;sDhytjKXn99ddspMnk8S3o7PSvXfu8U3iEBdeIX/2xutYDSB55f4A+Ts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mmy6sMAAADbAAAADwAAAAAAAAAAAAAAAACYAgAAZHJzL2Rv&#10;d25yZXYueG1sUEsFBgAAAAAEAAQA9QAAAIgDAAAAAA==&#10;" filled="f" stroked="f">
                  <v:textbox inset="0,0,0,0">
                    <w:txbxContent>
                      <w:p w14:paraId="529FFB9C" w14:textId="77777777" w:rsidR="0098636F" w:rsidRDefault="00CC7689">
                        <w:pPr>
                          <w:rPr>
                            <w:rFonts w:ascii="Trebuchet MS"/>
                            <w:b/>
                            <w:sz w:val="33"/>
                          </w:rPr>
                        </w:pPr>
                        <w:proofErr w:type="spellStart"/>
                        <w:r>
                          <w:rPr>
                            <w:rFonts w:ascii="Trebuchet MS"/>
                            <w:b/>
                            <w:color w:val="535353"/>
                            <w:w w:val="110"/>
                            <w:sz w:val="33"/>
                          </w:rPr>
                          <w:t>Facilites</w:t>
                        </w:r>
                        <w:proofErr w:type="spellEnd"/>
                        <w:r>
                          <w:rPr>
                            <w:rFonts w:ascii="Trebuchet MS"/>
                            <w:b/>
                            <w:color w:val="535353"/>
                            <w:w w:val="110"/>
                            <w:sz w:val="33"/>
                          </w:rPr>
                          <w:t>, Timelines and Priorities</w:t>
                        </w:r>
                      </w:p>
                      <w:p w14:paraId="5E846AA2" w14:textId="77777777" w:rsidR="0098636F" w:rsidRDefault="00CC7689">
                        <w:pPr>
                          <w:spacing w:before="213"/>
                          <w:ind w:right="18"/>
                          <w:jc w:val="right"/>
                          <w:rPr>
                            <w:rFonts w:ascii="Trebuchet MS"/>
                            <w:b/>
                            <w:i/>
                            <w:sz w:val="28"/>
                          </w:rPr>
                        </w:pPr>
                        <w:r>
                          <w:rPr>
                            <w:rFonts w:ascii="Trebuchet MS"/>
                            <w:b/>
                            <w:i/>
                            <w:color w:val="7A81FF"/>
                            <w:sz w:val="28"/>
                            <w:shd w:val="clear" w:color="auto" w:fill="030A2B"/>
                          </w:rPr>
                          <w:t>Euclid</w:t>
                        </w:r>
                      </w:p>
                    </w:txbxContent>
                  </v:textbox>
                </v:shape>
                <v:shape id="Text Box 16" o:spid="_x0000_s1064" type="#_x0000_t202" style="position:absolute;left:1531;top:1649;width:740;height:2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RysAA&#10;AADbAAAADwAAAGRycy9kb3ducmV2LnhtbERPTYvCMBC9C/6HMMLeNNVD0WoUEQVhYdnaPexxbMY2&#10;2ExqE7X77zcHwePjfa82vW3EgzpvHCuYThIQxKXThisFP8VhPAfhA7LGxjEp+CMPm/VwsMJMuyfn&#10;9DiFSsQQ9hkqqENoMyl9WZNFP3EtceQurrMYIuwqqTt8xnDbyFmSpNKi4dhQY0u7msrr6W4VbH85&#10;35vb1/k7v+SmKBYJf6ZXpT5G/XYJIlAf3uKX+6gVpHF9/BJ/gF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T/RysAAAADbAAAADwAAAAAAAAAAAAAAAACYAgAAZHJzL2Rvd25y&#10;ZXYueG1sUEsFBgAAAAAEAAQA9QAAAIUDAAAAAA==&#10;" filled="f" stroked="f">
                  <v:textbox inset="0,0,0,0">
                    <w:txbxContent>
                      <w:p w14:paraId="0B8E5018" w14:textId="77777777" w:rsidR="0098636F" w:rsidRDefault="00CC7689">
                        <w:pPr>
                          <w:spacing w:before="2"/>
                          <w:rPr>
                            <w:rFonts w:ascii="Trebuchet MS"/>
                            <w:b/>
                            <w:sz w:val="25"/>
                          </w:rPr>
                        </w:pPr>
                        <w:r>
                          <w:rPr>
                            <w:rFonts w:ascii="Trebuchet MS"/>
                            <w:b/>
                            <w:color w:val="D6D6D6"/>
                            <w:spacing w:val="-40"/>
                            <w:w w:val="101"/>
                            <w:sz w:val="25"/>
                            <w:shd w:val="clear" w:color="auto" w:fill="666DD9"/>
                          </w:rPr>
                          <w:t xml:space="preserve"> </w:t>
                        </w:r>
                        <w:r>
                          <w:rPr>
                            <w:rFonts w:ascii="Trebuchet MS"/>
                            <w:b/>
                            <w:color w:val="D6D6D6"/>
                            <w:w w:val="125"/>
                            <w:sz w:val="25"/>
                            <w:shd w:val="clear" w:color="auto" w:fill="666DD9"/>
                          </w:rPr>
                          <w:t>SDSS</w:t>
                        </w:r>
                      </w:p>
                    </w:txbxContent>
                  </v:textbox>
                </v:shape>
                <v:shape id="Text Box 15" o:spid="_x0000_s1065" type="#_x0000_t202" style="position:absolute;left:565;top:2172;width:688;height:2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N0UcQA&#10;AADbAAAADwAAAGRycy9kb3ducmV2LnhtbESPQWvCQBSE70L/w/KE3swmPYQaXUWkhUKhNMaDx2f2&#10;mSxm36bZbUz/fbdQ8DjMzDfMejvZTow0eONYQZakIIhrpw03Co7V6+IZhA/IGjvHpOCHPGw3D7M1&#10;FtrduKTxEBoRIewLVNCG0BdS+roliz5xPXH0Lm6wGKIcGqkHvEW47eRTmubSouG40GJP+5bq6+Hb&#10;KtiduHwxXx/nz/JSmqpapvyeX5V6nE+7FYhAU7iH/9tvWkGewd+X+APk5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JzdFHEAAAA2wAAAA8AAAAAAAAAAAAAAAAAmAIAAGRycy9k&#10;b3ducmV2LnhtbFBLBQYAAAAABAAEAPUAAACJAwAAAAA=&#10;" filled="f" stroked="f">
                  <v:textbox inset="0,0,0,0">
                    <w:txbxContent>
                      <w:p w14:paraId="2E2EC62F" w14:textId="77777777" w:rsidR="0098636F" w:rsidRDefault="00CC7689">
                        <w:pPr>
                          <w:spacing w:before="2"/>
                          <w:rPr>
                            <w:rFonts w:ascii="Trebuchet MS"/>
                            <w:b/>
                            <w:sz w:val="25"/>
                          </w:rPr>
                        </w:pPr>
                        <w:r>
                          <w:rPr>
                            <w:rFonts w:ascii="Trebuchet MS"/>
                            <w:b/>
                            <w:color w:val="535353"/>
                            <w:spacing w:val="-40"/>
                            <w:w w:val="101"/>
                            <w:sz w:val="25"/>
                            <w:shd w:val="clear" w:color="auto" w:fill="FFFFFF"/>
                          </w:rPr>
                          <w:t xml:space="preserve"> </w:t>
                        </w:r>
                        <w:r>
                          <w:rPr>
                            <w:rFonts w:ascii="Trebuchet MS"/>
                            <w:b/>
                            <w:color w:val="535353"/>
                            <w:w w:val="125"/>
                            <w:sz w:val="25"/>
                            <w:shd w:val="clear" w:color="auto" w:fill="FFFFFF"/>
                          </w:rPr>
                          <w:t>DESI</w:t>
                        </w:r>
                      </w:p>
                    </w:txbxContent>
                  </v:textbox>
                </v:shape>
                <v:shape id="Text Box 14" o:spid="_x0000_s1066" type="#_x0000_t202" style="position:absolute;left:8043;top:2396;width:746;height:3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qHqJsMA&#10;AADbAAAADwAAAGRycy9kb3ducmV2LnhtbESPQWvCQBSE74L/YXmCN93oIdToKiIWCoI0pocen9ln&#10;sph9G7Orpv++Wyh4HGbmG2a16W0jHtR541jBbJqAIC6dNlwp+CreJ28gfEDW2DgmBT/kYbMeDlaY&#10;affknB6nUIkIYZ+hgjqENpPSlzVZ9FPXEkfv4jqLIcqukrrDZ4TbRs6TJJUWDceFGlva1VReT3er&#10;YPvN+d7cjufP/JKbolgkfEivSo1H/XYJIlAfXuH/9odWkM7h70v8A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qHqJsMAAADbAAAADwAAAAAAAAAAAAAAAACYAgAAZHJzL2Rv&#10;d25yZXYueG1sUEsFBgAAAAAEAAQA9QAAAIgDAAAAAA==&#10;" filled="f" stroked="f">
                  <v:textbox inset="0,0,0,0">
                    <w:txbxContent>
                      <w:p w14:paraId="67C7C818" w14:textId="77777777" w:rsidR="0098636F" w:rsidRDefault="00CC7689">
                        <w:pPr>
                          <w:spacing w:line="323" w:lineRule="exact"/>
                          <w:rPr>
                            <w:rFonts w:ascii="Trebuchet MS"/>
                            <w:b/>
                            <w:i/>
                            <w:sz w:val="28"/>
                          </w:rPr>
                        </w:pPr>
                        <w:r>
                          <w:rPr>
                            <w:rFonts w:ascii="Trebuchet MS"/>
                            <w:b/>
                            <w:i/>
                            <w:color w:val="D68C05"/>
                            <w:sz w:val="28"/>
                            <w:shd w:val="clear" w:color="auto" w:fill="030A2B"/>
                          </w:rPr>
                          <w:t>JWST</w:t>
                        </w:r>
                      </w:p>
                    </w:txbxContent>
                  </v:textbox>
                </v:shape>
                <v:shape id="Text Box 13" o:spid="_x0000_s1067" type="#_x0000_t202" style="position:absolute;left:929;top:4041;width:1029;height:2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1PvcQA&#10;AADbAAAADwAAAGRycy9kb3ducmV2LnhtbESPQWvCQBSE7wX/w/KE3urGFkIb3YhIC0KhGOPB4zP7&#10;kixm36bZVdN/3xUKPQ4z8w2zXI22E1cavHGsYD5LQBBXThtuFBzKj6dXED4ga+wck4If8rDKJw9L&#10;zLS7cUHXfWhEhLDPUEEbQp9J6auWLPqZ64mjV7vBYohyaKQe8BbhtpPPSZJKi4bjQos9bVqqzvuL&#10;VbA+cvFuvr9Ou6IuTFm+JfyZnpV6nI7rBYhAY/gP/7W3WkH6Avcv8QfI/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3tT73EAAAA2wAAAA8AAAAAAAAAAAAAAAAAmAIAAGRycy9k&#10;b3ducmV2LnhtbFBLBQYAAAAABAAEAPUAAACJAwAAAAA=&#10;" filled="f" stroked="f">
                  <v:textbox inset="0,0,0,0">
                    <w:txbxContent>
                      <w:p w14:paraId="17ECBF30" w14:textId="77777777" w:rsidR="0098636F" w:rsidRDefault="00CC7689">
                        <w:pPr>
                          <w:spacing w:before="2"/>
                          <w:rPr>
                            <w:rFonts w:ascii="Trebuchet MS"/>
                            <w:b/>
                            <w:sz w:val="25"/>
                          </w:rPr>
                        </w:pPr>
                        <w:r>
                          <w:rPr>
                            <w:rFonts w:ascii="Trebuchet MS"/>
                            <w:b/>
                            <w:color w:val="EBEBEB"/>
                            <w:w w:val="101"/>
                            <w:sz w:val="25"/>
                            <w:shd w:val="clear" w:color="auto" w:fill="797979"/>
                          </w:rPr>
                          <w:t xml:space="preserve"> </w:t>
                        </w:r>
                        <w:r>
                          <w:rPr>
                            <w:rFonts w:ascii="Trebuchet MS"/>
                            <w:b/>
                            <w:color w:val="EBEBEB"/>
                            <w:w w:val="120"/>
                            <w:sz w:val="25"/>
                            <w:shd w:val="clear" w:color="auto" w:fill="797979"/>
                          </w:rPr>
                          <w:t>4MOST</w:t>
                        </w:r>
                      </w:p>
                    </w:txbxContent>
                  </v:textbox>
                </v:shape>
                <v:shape id="Text Box 12" o:spid="_x0000_s1068" type="#_x0000_t202" style="position:absolute;left:2586;top:4238;width:641;height: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TXycQA&#10;AADbAAAADwAAAGRycy9kb3ducmV2LnhtbESPQWvCQBSE7wX/w/KE3urGUkIb3YhIC0KhGOPB4zP7&#10;kixm36bZVdN/3xUKPQ4z8w2zXI22E1cavHGsYD5LQBBXThtuFBzKj6dXED4ga+wck4If8rDKJw9L&#10;zLS7cUHXfWhEhLDPUEEbQp9J6auWLPqZ64mjV7vBYohyaKQe8BbhtpPPSZJKi4bjQos9bVqqzvuL&#10;VbA+cvFuvr9Ou6IuTFm+JfyZnpV6nI7rBYhAY/gP/7W3WkH6Avcv8QfI/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IE18nEAAAA2wAAAA8AAAAAAAAAAAAAAAAAmAIAAGRycy9k&#10;b3ducmV2LnhtbFBLBQYAAAAABAAEAPUAAACJAwAAAAA=&#10;" filled="f" stroked="f">
                  <v:textbox inset="0,0,0,0">
                    <w:txbxContent>
                      <w:p w14:paraId="78B0A778" w14:textId="77777777" w:rsidR="0098636F" w:rsidRDefault="00CC7689">
                        <w:pPr>
                          <w:spacing w:line="313" w:lineRule="exact"/>
                          <w:rPr>
                            <w:rFonts w:ascii="Trebuchet MS"/>
                            <w:b/>
                            <w:i/>
                            <w:sz w:val="27"/>
                          </w:rPr>
                        </w:pPr>
                        <w:r>
                          <w:rPr>
                            <w:rFonts w:ascii="Trebuchet MS"/>
                            <w:b/>
                            <w:i/>
                            <w:color w:val="FFFFFF"/>
                            <w:w w:val="105"/>
                            <w:sz w:val="27"/>
                            <w:shd w:val="clear" w:color="auto" w:fill="4CB6EB"/>
                          </w:rPr>
                          <w:t>LSST</w:t>
                        </w:r>
                      </w:p>
                    </w:txbxContent>
                  </v:textbox>
                </v:shape>
                <v:shape id="Text Box 11" o:spid="_x0000_s1069" type="#_x0000_t202" style="position:absolute;left:4978;top:3620;width:3899;height:22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hyUsQA&#10;AADbAAAADwAAAGRycy9kb3ducmV2LnhtbESPQWvCQBSE7wX/w/KE3urGQkMb3YhIC0KhGOPB4zP7&#10;kixm36bZVdN/3xUKPQ4z8w2zXI22E1cavHGsYD5LQBBXThtuFBzKj6dXED4ga+wck4If8rDKJw9L&#10;zLS7cUHXfWhEhLDPUEEbQp9J6auWLPqZ64mjV7vBYohyaKQe8BbhtpPPSZJKi4bjQos9bVqqzvuL&#10;VbA+cvFuvr9Ou6IuTFm+JfyZnpV6nI7rBYhAY/gP/7W3WkH6Avcv8QfI/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1IclLEAAAA2wAAAA8AAAAAAAAAAAAAAAAAmAIAAGRycy9k&#10;b3ducmV2LnhtbFBLBQYAAAAABAAEAPUAAACJAwAAAAA=&#10;" filled="f" stroked="f">
                  <v:textbox inset="0,0,0,0">
                    <w:txbxContent>
                      <w:p w14:paraId="54BB3CB8" w14:textId="77777777" w:rsidR="0098636F" w:rsidRDefault="00CC7689">
                        <w:pPr>
                          <w:numPr>
                            <w:ilvl w:val="0"/>
                            <w:numId w:val="2"/>
                          </w:numPr>
                          <w:tabs>
                            <w:tab w:val="left" w:pos="157"/>
                          </w:tabs>
                          <w:spacing w:line="281" w:lineRule="exact"/>
                          <w:ind w:hanging="156"/>
                          <w:rPr>
                            <w:rFonts w:ascii="Trebuchet MS" w:hAnsi="Trebuchet MS"/>
                            <w:b/>
                            <w:sz w:val="20"/>
                          </w:rPr>
                        </w:pPr>
                        <w:r>
                          <w:rPr>
                            <w:rFonts w:ascii="Trebuchet MS" w:hAnsi="Trebuchet MS"/>
                            <w:b/>
                            <w:color w:val="535353"/>
                            <w:w w:val="105"/>
                            <w:sz w:val="20"/>
                          </w:rPr>
                          <w:t xml:space="preserve">† </w:t>
                        </w:r>
                        <w:r>
                          <w:rPr>
                            <w:rFonts w:ascii="Trebuchet MS" w:hAnsi="Trebuchet MS"/>
                            <w:b/>
                            <w:i/>
                            <w:color w:val="535353"/>
                            <w:w w:val="105"/>
                            <w:sz w:val="20"/>
                            <w:u w:val="single" w:color="535353"/>
                          </w:rPr>
                          <w:t>JWST:</w:t>
                        </w:r>
                        <w:r>
                          <w:rPr>
                            <w:rFonts w:ascii="Trebuchet MS" w:hAnsi="Trebuchet MS"/>
                            <w:b/>
                            <w:i/>
                            <w:color w:val="535353"/>
                            <w:w w:val="105"/>
                            <w:sz w:val="20"/>
                          </w:rPr>
                          <w:t xml:space="preserve"> </w:t>
                        </w:r>
                        <w:r>
                          <w:rPr>
                            <w:rFonts w:ascii="Trebuchet MS" w:hAnsi="Trebuchet MS"/>
                            <w:b/>
                            <w:color w:val="535353"/>
                            <w:w w:val="105"/>
                            <w:sz w:val="20"/>
                          </w:rPr>
                          <w:t>Launch June</w:t>
                        </w:r>
                        <w:r>
                          <w:rPr>
                            <w:rFonts w:ascii="Trebuchet MS" w:hAnsi="Trebuchet MS"/>
                            <w:b/>
                            <w:color w:val="535353"/>
                            <w:spacing w:val="-17"/>
                            <w:w w:val="105"/>
                            <w:sz w:val="20"/>
                          </w:rPr>
                          <w:t xml:space="preserve"> </w:t>
                        </w:r>
                        <w:r>
                          <w:rPr>
                            <w:rFonts w:ascii="Trebuchet MS" w:hAnsi="Trebuchet MS"/>
                            <w:b/>
                            <w:color w:val="535353"/>
                            <w:w w:val="105"/>
                            <w:sz w:val="20"/>
                          </w:rPr>
                          <w:t>2019</w:t>
                        </w:r>
                      </w:p>
                      <w:p w14:paraId="2E15401A" w14:textId="77777777" w:rsidR="0098636F" w:rsidRDefault="00CC7689">
                        <w:pPr>
                          <w:numPr>
                            <w:ilvl w:val="1"/>
                            <w:numId w:val="2"/>
                          </w:numPr>
                          <w:tabs>
                            <w:tab w:val="left" w:pos="297"/>
                          </w:tabs>
                          <w:spacing w:before="11"/>
                          <w:rPr>
                            <w:rFonts w:ascii="Trebuchet MS"/>
                            <w:b/>
                            <w:sz w:val="20"/>
                          </w:rPr>
                        </w:pPr>
                        <w:r>
                          <w:rPr>
                            <w:rFonts w:ascii="Trebuchet MS"/>
                            <w:b/>
                            <w:color w:val="535353"/>
                            <w:w w:val="110"/>
                            <w:sz w:val="20"/>
                            <w:u w:val="single" w:color="535353"/>
                          </w:rPr>
                          <w:t>DESI:</w:t>
                        </w:r>
                        <w:r>
                          <w:rPr>
                            <w:rFonts w:ascii="Trebuchet MS"/>
                            <w:b/>
                            <w:color w:val="535353"/>
                            <w:spacing w:val="-14"/>
                            <w:w w:val="110"/>
                            <w:sz w:val="20"/>
                          </w:rPr>
                          <w:t xml:space="preserve"> </w:t>
                        </w:r>
                        <w:r>
                          <w:rPr>
                            <w:rFonts w:ascii="Trebuchet MS"/>
                            <w:b/>
                            <w:color w:val="535353"/>
                            <w:w w:val="110"/>
                            <w:sz w:val="20"/>
                          </w:rPr>
                          <w:t>Science</w:t>
                        </w:r>
                        <w:r>
                          <w:rPr>
                            <w:rFonts w:ascii="Trebuchet MS"/>
                            <w:b/>
                            <w:color w:val="535353"/>
                            <w:spacing w:val="-14"/>
                            <w:w w:val="110"/>
                            <w:sz w:val="20"/>
                          </w:rPr>
                          <w:t xml:space="preserve"> </w:t>
                        </w:r>
                        <w:r>
                          <w:rPr>
                            <w:rFonts w:ascii="Trebuchet MS"/>
                            <w:b/>
                            <w:color w:val="535353"/>
                            <w:w w:val="110"/>
                            <w:sz w:val="20"/>
                          </w:rPr>
                          <w:t>Survey</w:t>
                        </w:r>
                        <w:r>
                          <w:rPr>
                            <w:rFonts w:ascii="Trebuchet MS"/>
                            <w:b/>
                            <w:color w:val="535353"/>
                            <w:spacing w:val="-14"/>
                            <w:w w:val="110"/>
                            <w:sz w:val="20"/>
                          </w:rPr>
                          <w:t xml:space="preserve"> </w:t>
                        </w:r>
                        <w:r>
                          <w:rPr>
                            <w:rFonts w:ascii="Trebuchet MS"/>
                            <w:b/>
                            <w:color w:val="535353"/>
                            <w:w w:val="110"/>
                            <w:sz w:val="20"/>
                          </w:rPr>
                          <w:t>January</w:t>
                        </w:r>
                        <w:r>
                          <w:rPr>
                            <w:rFonts w:ascii="Trebuchet MS"/>
                            <w:b/>
                            <w:color w:val="535353"/>
                            <w:spacing w:val="-14"/>
                            <w:w w:val="110"/>
                            <w:sz w:val="20"/>
                          </w:rPr>
                          <w:t xml:space="preserve"> </w:t>
                        </w:r>
                        <w:r>
                          <w:rPr>
                            <w:rFonts w:ascii="Trebuchet MS"/>
                            <w:b/>
                            <w:color w:val="535353"/>
                            <w:w w:val="110"/>
                            <w:sz w:val="20"/>
                          </w:rPr>
                          <w:t>2020</w:t>
                        </w:r>
                      </w:p>
                      <w:p w14:paraId="0048F672" w14:textId="77777777" w:rsidR="0098636F" w:rsidRDefault="00CC7689">
                        <w:pPr>
                          <w:numPr>
                            <w:ilvl w:val="1"/>
                            <w:numId w:val="2"/>
                          </w:numPr>
                          <w:tabs>
                            <w:tab w:val="left" w:pos="297"/>
                          </w:tabs>
                          <w:spacing w:before="52"/>
                          <w:rPr>
                            <w:rFonts w:ascii="Trebuchet MS"/>
                            <w:b/>
                            <w:sz w:val="20"/>
                          </w:rPr>
                        </w:pPr>
                        <w:r>
                          <w:rPr>
                            <w:rFonts w:ascii="Trebuchet MS"/>
                            <w:b/>
                            <w:color w:val="535353"/>
                            <w:w w:val="110"/>
                            <w:sz w:val="20"/>
                            <w:u w:val="single" w:color="535353"/>
                          </w:rPr>
                          <w:t>SDSS-V:</w:t>
                        </w:r>
                        <w:r>
                          <w:rPr>
                            <w:rFonts w:ascii="Trebuchet MS"/>
                            <w:b/>
                            <w:color w:val="535353"/>
                            <w:w w:val="110"/>
                            <w:sz w:val="20"/>
                          </w:rPr>
                          <w:t xml:space="preserve"> Sept 2020 (</w:t>
                        </w:r>
                        <w:r>
                          <w:rPr>
                            <w:rFonts w:ascii="Trebuchet MS"/>
                            <w:b/>
                            <w:i/>
                            <w:color w:val="535353"/>
                            <w:w w:val="110"/>
                            <w:sz w:val="20"/>
                          </w:rPr>
                          <w:t>N</w:t>
                        </w:r>
                        <w:proofErr w:type="spellStart"/>
                        <w:r>
                          <w:rPr>
                            <w:rFonts w:ascii="Trebuchet MS"/>
                            <w:b/>
                            <w:i/>
                            <w:color w:val="535353"/>
                            <w:w w:val="110"/>
                            <w:position w:val="5"/>
                            <w:sz w:val="13"/>
                          </w:rPr>
                          <w:t>th</w:t>
                        </w:r>
                        <w:proofErr w:type="spellEnd"/>
                        <w:r>
                          <w:rPr>
                            <w:rFonts w:ascii="Trebuchet MS"/>
                            <w:b/>
                            <w:color w:val="535353"/>
                            <w:w w:val="110"/>
                            <w:sz w:val="20"/>
                          </w:rPr>
                          <w:t>), 2022</w:t>
                        </w:r>
                        <w:r>
                          <w:rPr>
                            <w:rFonts w:ascii="Trebuchet MS"/>
                            <w:b/>
                            <w:color w:val="535353"/>
                            <w:spacing w:val="-38"/>
                            <w:w w:val="110"/>
                            <w:sz w:val="20"/>
                          </w:rPr>
                          <w:t xml:space="preserve"> </w:t>
                        </w:r>
                        <w:r>
                          <w:rPr>
                            <w:rFonts w:ascii="Trebuchet MS"/>
                            <w:b/>
                            <w:color w:val="535353"/>
                            <w:w w:val="110"/>
                            <w:sz w:val="20"/>
                          </w:rPr>
                          <w:t>(</w:t>
                        </w:r>
                        <w:r>
                          <w:rPr>
                            <w:rFonts w:ascii="Trebuchet MS"/>
                            <w:b/>
                            <w:i/>
                            <w:color w:val="535353"/>
                            <w:w w:val="110"/>
                            <w:sz w:val="20"/>
                          </w:rPr>
                          <w:t>S</w:t>
                        </w:r>
                        <w:proofErr w:type="spellStart"/>
                        <w:r>
                          <w:rPr>
                            <w:rFonts w:ascii="Trebuchet MS"/>
                            <w:b/>
                            <w:i/>
                            <w:color w:val="535353"/>
                            <w:w w:val="110"/>
                            <w:position w:val="5"/>
                            <w:sz w:val="13"/>
                          </w:rPr>
                          <w:t>th</w:t>
                        </w:r>
                        <w:proofErr w:type="spellEnd"/>
                        <w:r>
                          <w:rPr>
                            <w:rFonts w:ascii="Trebuchet MS"/>
                            <w:b/>
                            <w:color w:val="535353"/>
                            <w:w w:val="110"/>
                            <w:sz w:val="20"/>
                          </w:rPr>
                          <w:t>)</w:t>
                        </w:r>
                      </w:p>
                      <w:p w14:paraId="0A233475" w14:textId="77777777" w:rsidR="0098636F" w:rsidRDefault="00CC7689">
                        <w:pPr>
                          <w:spacing w:before="42"/>
                          <w:ind w:left="120"/>
                          <w:rPr>
                            <w:rFonts w:ascii="Trebuchet MS" w:hAnsi="Trebuchet MS"/>
                            <w:b/>
                            <w:sz w:val="20"/>
                          </w:rPr>
                        </w:pPr>
                        <w:r>
                          <w:rPr>
                            <w:rFonts w:ascii="Trebuchet MS" w:hAnsi="Trebuchet MS"/>
                            <w:b/>
                            <w:color w:val="535353"/>
                            <w:w w:val="110"/>
                            <w:sz w:val="20"/>
                          </w:rPr>
                          <w:t xml:space="preserve">† </w:t>
                        </w:r>
                        <w:r>
                          <w:rPr>
                            <w:rFonts w:ascii="Trebuchet MS" w:hAnsi="Trebuchet MS"/>
                            <w:b/>
                            <w:color w:val="535353"/>
                            <w:w w:val="110"/>
                            <w:sz w:val="20"/>
                            <w:u w:val="single" w:color="535353"/>
                          </w:rPr>
                          <w:t xml:space="preserve">ESA </w:t>
                        </w:r>
                        <w:r>
                          <w:rPr>
                            <w:rFonts w:ascii="Trebuchet MS" w:hAnsi="Trebuchet MS"/>
                            <w:b/>
                            <w:i/>
                            <w:color w:val="535353"/>
                            <w:w w:val="110"/>
                            <w:sz w:val="20"/>
                            <w:u w:val="single" w:color="535353"/>
                          </w:rPr>
                          <w:t>Euclid</w:t>
                        </w:r>
                        <w:r>
                          <w:rPr>
                            <w:rFonts w:ascii="Trebuchet MS" w:hAnsi="Trebuchet MS"/>
                            <w:b/>
                            <w:color w:val="535353"/>
                            <w:w w:val="110"/>
                            <w:sz w:val="20"/>
                            <w:u w:val="single" w:color="535353"/>
                          </w:rPr>
                          <w:t>:</w:t>
                        </w:r>
                        <w:r>
                          <w:rPr>
                            <w:rFonts w:ascii="Trebuchet MS" w:hAnsi="Trebuchet MS"/>
                            <w:b/>
                            <w:color w:val="535353"/>
                            <w:w w:val="110"/>
                            <w:sz w:val="20"/>
                          </w:rPr>
                          <w:t xml:space="preserve"> Launch 2021</w:t>
                        </w:r>
                      </w:p>
                      <w:p w14:paraId="03A01319" w14:textId="77777777" w:rsidR="0098636F" w:rsidRDefault="00CC7689">
                        <w:pPr>
                          <w:numPr>
                            <w:ilvl w:val="0"/>
                            <w:numId w:val="1"/>
                          </w:numPr>
                          <w:tabs>
                            <w:tab w:val="left" w:pos="277"/>
                          </w:tabs>
                          <w:spacing w:before="12"/>
                          <w:ind w:hanging="216"/>
                          <w:rPr>
                            <w:rFonts w:ascii="Meiryo UI"/>
                            <w:b/>
                            <w:color w:val="535353"/>
                            <w:sz w:val="20"/>
                          </w:rPr>
                        </w:pPr>
                        <w:r>
                          <w:rPr>
                            <w:rFonts w:ascii="Trebuchet MS"/>
                            <w:b/>
                            <w:i/>
                            <w:color w:val="535353"/>
                            <w:w w:val="105"/>
                            <w:sz w:val="23"/>
                            <w:u w:val="single" w:color="535353"/>
                          </w:rPr>
                          <w:t>LSST</w:t>
                        </w:r>
                        <w:r>
                          <w:rPr>
                            <w:rFonts w:ascii="Trebuchet MS"/>
                            <w:b/>
                            <w:color w:val="535353"/>
                            <w:w w:val="105"/>
                            <w:sz w:val="20"/>
                            <w:u w:val="single" w:color="535353"/>
                          </w:rPr>
                          <w:t>:</w:t>
                        </w:r>
                        <w:r>
                          <w:rPr>
                            <w:rFonts w:ascii="Trebuchet MS"/>
                            <w:b/>
                            <w:color w:val="535353"/>
                            <w:w w:val="105"/>
                            <w:sz w:val="20"/>
                          </w:rPr>
                          <w:t xml:space="preserve"> Science Survey</w:t>
                        </w:r>
                        <w:r>
                          <w:rPr>
                            <w:rFonts w:ascii="Trebuchet MS"/>
                            <w:b/>
                            <w:color w:val="535353"/>
                            <w:spacing w:val="-8"/>
                            <w:w w:val="105"/>
                            <w:sz w:val="20"/>
                          </w:rPr>
                          <w:t xml:space="preserve"> </w:t>
                        </w:r>
                        <w:r>
                          <w:rPr>
                            <w:rFonts w:ascii="Trebuchet MS"/>
                            <w:b/>
                            <w:color w:val="535353"/>
                            <w:w w:val="105"/>
                            <w:sz w:val="20"/>
                          </w:rPr>
                          <w:t>2022</w:t>
                        </w:r>
                      </w:p>
                      <w:p w14:paraId="2F09567A" w14:textId="77777777" w:rsidR="0098636F" w:rsidRDefault="00CC7689">
                        <w:pPr>
                          <w:spacing w:before="20" w:line="229" w:lineRule="exact"/>
                          <w:ind w:left="120"/>
                          <w:rPr>
                            <w:rFonts w:ascii="Trebuchet MS" w:hAnsi="Trebuchet MS"/>
                            <w:b/>
                            <w:sz w:val="20"/>
                          </w:rPr>
                        </w:pPr>
                        <w:r>
                          <w:rPr>
                            <w:rFonts w:ascii="Trebuchet MS" w:hAnsi="Trebuchet MS"/>
                            <w:b/>
                            <w:color w:val="535353"/>
                            <w:w w:val="115"/>
                            <w:sz w:val="20"/>
                          </w:rPr>
                          <w:t xml:space="preserve">† </w:t>
                        </w:r>
                        <w:r>
                          <w:rPr>
                            <w:rFonts w:ascii="Trebuchet MS" w:hAnsi="Trebuchet MS"/>
                            <w:b/>
                            <w:color w:val="535353"/>
                            <w:w w:val="115"/>
                            <w:sz w:val="20"/>
                            <w:u w:val="single" w:color="535353"/>
                          </w:rPr>
                          <w:t>4MOST:</w:t>
                        </w:r>
                        <w:r>
                          <w:rPr>
                            <w:rFonts w:ascii="Trebuchet MS" w:hAnsi="Trebuchet MS"/>
                            <w:b/>
                            <w:color w:val="535353"/>
                            <w:w w:val="115"/>
                            <w:sz w:val="20"/>
                          </w:rPr>
                          <w:t xml:space="preserve"> First Light 2022</w:t>
                        </w:r>
                      </w:p>
                      <w:p w14:paraId="14475DF1" w14:textId="77777777" w:rsidR="0098636F" w:rsidRDefault="00CC7689">
                        <w:pPr>
                          <w:numPr>
                            <w:ilvl w:val="0"/>
                            <w:numId w:val="1"/>
                          </w:numPr>
                          <w:tabs>
                            <w:tab w:val="left" w:pos="157"/>
                            <w:tab w:val="left" w:pos="1512"/>
                          </w:tabs>
                          <w:spacing w:line="327" w:lineRule="exact"/>
                          <w:ind w:left="156" w:hanging="156"/>
                          <w:rPr>
                            <w:rFonts w:ascii="Meiryo UI" w:hAnsi="Meiryo UI"/>
                            <w:b/>
                            <w:i/>
                            <w:color w:val="0096FF"/>
                            <w:sz w:val="18"/>
                          </w:rPr>
                        </w:pPr>
                        <w:r>
                          <w:rPr>
                            <w:rFonts w:ascii="Trebuchet MS" w:hAnsi="Trebuchet MS"/>
                            <w:b/>
                            <w:i/>
                            <w:color w:val="0096FF"/>
                            <w:w w:val="110"/>
                            <w:sz w:val="20"/>
                          </w:rPr>
                          <w:t>UK</w:t>
                        </w:r>
                        <w:r>
                          <w:rPr>
                            <w:rFonts w:ascii="Trebuchet MS" w:hAnsi="Trebuchet MS"/>
                            <w:b/>
                            <w:i/>
                            <w:color w:val="0096FF"/>
                            <w:spacing w:val="-25"/>
                            <w:w w:val="110"/>
                            <w:sz w:val="20"/>
                          </w:rPr>
                          <w:t xml:space="preserve"> </w:t>
                        </w:r>
                        <w:r>
                          <w:rPr>
                            <w:rFonts w:ascii="Trebuchet MS" w:hAnsi="Trebuchet MS"/>
                            <w:b/>
                            <w:i/>
                            <w:color w:val="0096FF"/>
                            <w:w w:val="110"/>
                            <w:sz w:val="20"/>
                          </w:rPr>
                          <w:t>priority</w:t>
                        </w:r>
                        <w:r>
                          <w:rPr>
                            <w:rFonts w:ascii="Trebuchet MS" w:hAnsi="Trebuchet MS"/>
                            <w:b/>
                            <w:i/>
                            <w:color w:val="0096FF"/>
                            <w:w w:val="110"/>
                            <w:sz w:val="20"/>
                          </w:rPr>
                          <w:tab/>
                          <w:t>†EU</w:t>
                        </w:r>
                        <w:r>
                          <w:rPr>
                            <w:rFonts w:ascii="Trebuchet MS" w:hAnsi="Trebuchet MS"/>
                            <w:b/>
                            <w:i/>
                            <w:color w:val="0096FF"/>
                            <w:spacing w:val="-9"/>
                            <w:w w:val="110"/>
                            <w:sz w:val="20"/>
                          </w:rPr>
                          <w:t xml:space="preserve"> </w:t>
                        </w:r>
                        <w:r>
                          <w:rPr>
                            <w:rFonts w:ascii="Trebuchet MS" w:hAnsi="Trebuchet MS"/>
                            <w:b/>
                            <w:i/>
                            <w:color w:val="0096FF"/>
                            <w:w w:val="110"/>
                            <w:sz w:val="20"/>
                          </w:rPr>
                          <w:t>priority</w:t>
                        </w:r>
                      </w:p>
                      <w:p w14:paraId="10EBAE69" w14:textId="77777777" w:rsidR="0098636F" w:rsidRDefault="00CC7689">
                        <w:pPr>
                          <w:spacing w:line="225" w:lineRule="exact"/>
                          <w:rPr>
                            <w:rFonts w:ascii="Trebuchet MS" w:hAnsi="Trebuchet MS"/>
                            <w:b/>
                            <w:i/>
                            <w:sz w:val="20"/>
                          </w:rPr>
                        </w:pPr>
                        <w:r>
                          <w:rPr>
                            <w:rFonts w:ascii="Trebuchet MS" w:hAnsi="Trebuchet MS"/>
                            <w:b/>
                            <w:i/>
                            <w:color w:val="0096FF"/>
                            <w:w w:val="105"/>
                            <w:sz w:val="20"/>
                          </w:rPr>
                          <w:t>*Funds requested for ‘buy-in’</w:t>
                        </w:r>
                      </w:p>
                    </w:txbxContent>
                  </v:textbox>
                </v:shape>
                <w10:anchorlock/>
              </v:group>
            </w:pict>
          </mc:Fallback>
        </mc:AlternateContent>
      </w:r>
    </w:p>
    <w:p w14:paraId="7D8437E4" w14:textId="77777777" w:rsidR="0098636F" w:rsidRDefault="00CC7689">
      <w:pPr>
        <w:pStyle w:val="BodyText"/>
        <w:spacing w:before="44" w:line="256" w:lineRule="auto"/>
        <w:ind w:right="100"/>
        <w:jc w:val="both"/>
      </w:pPr>
      <w:r>
        <w:t>Figure</w:t>
      </w:r>
      <w:r>
        <w:rPr>
          <w:spacing w:val="-8"/>
        </w:rPr>
        <w:t xml:space="preserve"> </w:t>
      </w:r>
      <w:r>
        <w:t>2:</w:t>
      </w:r>
      <w:r>
        <w:rPr>
          <w:spacing w:val="2"/>
        </w:rPr>
        <w:t xml:space="preserve"> </w:t>
      </w:r>
      <w:proofErr w:type="spellStart"/>
      <w:r>
        <w:t>Facilites</w:t>
      </w:r>
      <w:proofErr w:type="spellEnd"/>
      <w:r>
        <w:t>,</w:t>
      </w:r>
      <w:r>
        <w:rPr>
          <w:spacing w:val="-8"/>
        </w:rPr>
        <w:t xml:space="preserve"> </w:t>
      </w:r>
      <w:r>
        <w:t>Timelines</w:t>
      </w:r>
      <w:r>
        <w:rPr>
          <w:spacing w:val="-8"/>
        </w:rPr>
        <w:t xml:space="preserve"> </w:t>
      </w:r>
      <w:r>
        <w:t>and</w:t>
      </w:r>
      <w:r>
        <w:rPr>
          <w:spacing w:val="-8"/>
        </w:rPr>
        <w:t xml:space="preserve"> </w:t>
      </w:r>
      <w:r>
        <w:t>Priorities.</w:t>
      </w:r>
      <w:r>
        <w:rPr>
          <w:spacing w:val="2"/>
        </w:rPr>
        <w:t xml:space="preserve"> </w:t>
      </w:r>
      <w:proofErr w:type="spellStart"/>
      <w:r>
        <w:t>Withe</w:t>
      </w:r>
      <w:proofErr w:type="spellEnd"/>
      <w:r>
        <w:rPr>
          <w:spacing w:val="-8"/>
        </w:rPr>
        <w:t xml:space="preserve"> </w:t>
      </w:r>
      <w:r>
        <w:t>SDSS</w:t>
      </w:r>
      <w:r>
        <w:rPr>
          <w:spacing w:val="-8"/>
        </w:rPr>
        <w:t xml:space="preserve"> </w:t>
      </w:r>
      <w:r>
        <w:t>and</w:t>
      </w:r>
      <w:r>
        <w:rPr>
          <w:spacing w:val="-8"/>
        </w:rPr>
        <w:t xml:space="preserve"> </w:t>
      </w:r>
      <w:r>
        <w:t>DESI</w:t>
      </w:r>
      <w:r>
        <w:rPr>
          <w:spacing w:val="-8"/>
        </w:rPr>
        <w:t xml:space="preserve"> </w:t>
      </w:r>
      <w:r>
        <w:t>in</w:t>
      </w:r>
      <w:r>
        <w:rPr>
          <w:spacing w:val="-8"/>
        </w:rPr>
        <w:t xml:space="preserve"> </w:t>
      </w:r>
      <w:r>
        <w:t>the</w:t>
      </w:r>
      <w:r>
        <w:rPr>
          <w:spacing w:val="-8"/>
        </w:rPr>
        <w:t xml:space="preserve"> </w:t>
      </w:r>
      <w:r>
        <w:t>Northern</w:t>
      </w:r>
      <w:r>
        <w:rPr>
          <w:spacing w:val="-8"/>
        </w:rPr>
        <w:t xml:space="preserve"> </w:t>
      </w:r>
      <w:r>
        <w:t>Hemisphere</w:t>
      </w:r>
      <w:r>
        <w:rPr>
          <w:spacing w:val="-8"/>
        </w:rPr>
        <w:t xml:space="preserve"> </w:t>
      </w:r>
      <w:r>
        <w:t>and</w:t>
      </w:r>
      <w:r>
        <w:rPr>
          <w:spacing w:val="-8"/>
        </w:rPr>
        <w:t xml:space="preserve"> </w:t>
      </w:r>
      <w:r>
        <w:rPr>
          <w:spacing w:val="-3"/>
        </w:rPr>
        <w:t xml:space="preserve">4MOST, </w:t>
      </w:r>
      <w:r>
        <w:t xml:space="preserve">LSST in the South, we </w:t>
      </w:r>
      <w:r>
        <w:rPr>
          <w:spacing w:val="-3"/>
        </w:rPr>
        <w:t xml:space="preserve">have </w:t>
      </w:r>
      <w:r>
        <w:t>full celestial sphere</w:t>
      </w:r>
      <w:r>
        <w:rPr>
          <w:spacing w:val="-11"/>
        </w:rPr>
        <w:t xml:space="preserve"> </w:t>
      </w:r>
      <w:commentRangeStart w:id="53"/>
      <w:r>
        <w:t>coverage</w:t>
      </w:r>
      <w:commentRangeEnd w:id="53"/>
      <w:r w:rsidR="00CD1F3B">
        <w:rPr>
          <w:rStyle w:val="CommentReference"/>
        </w:rPr>
        <w:commentReference w:id="53"/>
      </w:r>
      <w:r>
        <w:t>.</w:t>
      </w:r>
    </w:p>
    <w:p w14:paraId="54611D0A" w14:textId="77777777" w:rsidR="0098636F" w:rsidRDefault="0098636F">
      <w:pPr>
        <w:pStyle w:val="BodyText"/>
        <w:spacing w:before="7"/>
        <w:ind w:left="0"/>
        <w:rPr>
          <w:sz w:val="32"/>
        </w:rPr>
      </w:pPr>
    </w:p>
    <w:p w14:paraId="2CA3E22C" w14:textId="77777777" w:rsidR="0098636F" w:rsidRDefault="00CC7689">
      <w:pPr>
        <w:pStyle w:val="Heading1"/>
        <w:numPr>
          <w:ilvl w:val="0"/>
          <w:numId w:val="3"/>
        </w:numPr>
        <w:tabs>
          <w:tab w:val="left" w:pos="416"/>
        </w:tabs>
        <w:ind w:hanging="253"/>
        <w:jc w:val="both"/>
      </w:pPr>
      <w:r>
        <w:rPr>
          <w:color w:val="00A2E3"/>
        </w:rPr>
        <w:t>Methodology</w:t>
      </w:r>
    </w:p>
    <w:p w14:paraId="26288E26" w14:textId="196750BC" w:rsidR="0098636F" w:rsidRDefault="00CC7689">
      <w:pPr>
        <w:pStyle w:val="BodyText"/>
        <w:spacing w:before="14" w:line="256" w:lineRule="auto"/>
        <w:ind w:right="100"/>
        <w:jc w:val="both"/>
      </w:pPr>
      <w:r>
        <w:t xml:space="preserve">Our proposal contains </w:t>
      </w:r>
      <w:commentRangeStart w:id="54"/>
      <w:ins w:id="55" w:author="Dora" w:date="2018-02-12T11:07:00Z">
        <w:r w:rsidR="00CD1F3B">
          <w:t>six</w:t>
        </w:r>
      </w:ins>
      <w:del w:id="56" w:author="Dora" w:date="2018-02-12T11:07:00Z">
        <w:r w:rsidDel="00CD1F3B">
          <w:delText>eight</w:delText>
        </w:r>
      </w:del>
      <w:r>
        <w:t xml:space="preserve"> work </w:t>
      </w:r>
      <w:commentRangeEnd w:id="54"/>
      <w:r w:rsidR="006820F1">
        <w:rPr>
          <w:rStyle w:val="CommentReference"/>
        </w:rPr>
        <w:commentReference w:id="54"/>
      </w:r>
      <w:r>
        <w:t xml:space="preserve">packages that fall into three broad and complementary categories: </w:t>
      </w:r>
      <w:proofErr w:type="spellStart"/>
      <w:r>
        <w:t>obser</w:t>
      </w:r>
      <w:proofErr w:type="spellEnd"/>
      <w:r>
        <w:t xml:space="preserve">- </w:t>
      </w:r>
      <w:proofErr w:type="spellStart"/>
      <w:r>
        <w:t>vational</w:t>
      </w:r>
      <w:proofErr w:type="spellEnd"/>
      <w:r>
        <w:t xml:space="preserve"> studies of large numbers (</w:t>
      </w:r>
      <w:proofErr w:type="spellStart"/>
      <w:r>
        <w:t>millons</w:t>
      </w:r>
      <w:proofErr w:type="spellEnd"/>
      <w:r>
        <w:t xml:space="preserve">) of objects; high-risk, very high-reward observational studies of a small number (10s) of objects; theoretical modeling investigations. </w:t>
      </w:r>
      <w:r>
        <w:rPr>
          <w:spacing w:val="-4"/>
        </w:rPr>
        <w:t xml:space="preserve">Table </w:t>
      </w:r>
      <w:r>
        <w:t xml:space="preserve">1 </w:t>
      </w:r>
      <w:proofErr w:type="spellStart"/>
      <w:r>
        <w:t>summarises</w:t>
      </w:r>
      <w:proofErr w:type="spellEnd"/>
      <w:r>
        <w:t xml:space="preserve"> our overall WP plan. Risks and mitigation strategies are present for each WP as are </w:t>
      </w:r>
      <w:r>
        <w:rPr>
          <w:spacing w:val="-4"/>
        </w:rPr>
        <w:t xml:space="preserve">Key </w:t>
      </w:r>
      <w:r>
        <w:t>Deliverables.</w:t>
      </w:r>
    </w:p>
    <w:p w14:paraId="7CE20B50" w14:textId="77777777" w:rsidR="0098636F" w:rsidRDefault="00CC7689">
      <w:pPr>
        <w:pStyle w:val="BodyText"/>
        <w:spacing w:before="121" w:line="256" w:lineRule="auto"/>
        <w:ind w:right="100"/>
        <w:jc w:val="both"/>
      </w:pPr>
      <w:r>
        <w:rPr>
          <w:spacing w:val="-9"/>
        </w:rPr>
        <w:t xml:space="preserve">We </w:t>
      </w:r>
      <w:r>
        <w:t>define three PDRAs, “PDRA1”, “PDRA 2”</w:t>
      </w:r>
      <w:proofErr w:type="gramStart"/>
      <w:r>
        <w:t>,  “</w:t>
      </w:r>
      <w:proofErr w:type="gramEnd"/>
      <w:r>
        <w:t>PDRA 3”,  and one PhD student,  “PhD1”.  The skill set of PDRA1 would include development of the underlying tools and techniques necessary to extract meaning from</w:t>
      </w:r>
      <w:r>
        <w:rPr>
          <w:spacing w:val="-4"/>
        </w:rPr>
        <w:t xml:space="preserve"> </w:t>
      </w:r>
      <w:r>
        <w:t>large</w:t>
      </w:r>
      <w:r>
        <w:rPr>
          <w:spacing w:val="-4"/>
        </w:rPr>
        <w:t xml:space="preserve"> </w:t>
      </w:r>
      <w:r>
        <w:t>and/or</w:t>
      </w:r>
      <w:r>
        <w:rPr>
          <w:spacing w:val="-4"/>
        </w:rPr>
        <w:t xml:space="preserve"> </w:t>
      </w:r>
      <w:r>
        <w:t>complex</w:t>
      </w:r>
      <w:r>
        <w:rPr>
          <w:spacing w:val="-4"/>
        </w:rPr>
        <w:t xml:space="preserve"> </w:t>
      </w:r>
      <w:r>
        <w:t>data</w:t>
      </w:r>
      <w:r>
        <w:rPr>
          <w:spacing w:val="-4"/>
        </w:rPr>
        <w:t xml:space="preserve"> </w:t>
      </w:r>
      <w:r>
        <w:t>sets.</w:t>
      </w:r>
      <w:r>
        <w:rPr>
          <w:spacing w:val="10"/>
        </w:rPr>
        <w:t xml:space="preserve"> </w:t>
      </w:r>
      <w:r>
        <w:t>The</w:t>
      </w:r>
      <w:r>
        <w:rPr>
          <w:spacing w:val="-4"/>
        </w:rPr>
        <w:t xml:space="preserve"> </w:t>
      </w:r>
      <w:r>
        <w:t>skill</w:t>
      </w:r>
      <w:r>
        <w:rPr>
          <w:spacing w:val="-4"/>
        </w:rPr>
        <w:t xml:space="preserve"> </w:t>
      </w:r>
      <w:r>
        <w:t>sets</w:t>
      </w:r>
      <w:r>
        <w:rPr>
          <w:spacing w:val="-4"/>
        </w:rPr>
        <w:t xml:space="preserve"> </w:t>
      </w:r>
      <w:r>
        <w:t>of</w:t>
      </w:r>
      <w:r>
        <w:rPr>
          <w:spacing w:val="-4"/>
        </w:rPr>
        <w:t xml:space="preserve"> </w:t>
      </w:r>
      <w:r>
        <w:t>PDRA2</w:t>
      </w:r>
      <w:r>
        <w:rPr>
          <w:spacing w:val="-4"/>
        </w:rPr>
        <w:t xml:space="preserve"> </w:t>
      </w:r>
      <w:r>
        <w:t>would</w:t>
      </w:r>
      <w:r>
        <w:rPr>
          <w:spacing w:val="-4"/>
        </w:rPr>
        <w:t xml:space="preserve"> </w:t>
      </w:r>
      <w:r>
        <w:t>include</w:t>
      </w:r>
      <w:r>
        <w:rPr>
          <w:spacing w:val="-4"/>
        </w:rPr>
        <w:t xml:space="preserve"> </w:t>
      </w:r>
      <w:r>
        <w:t>expertise</w:t>
      </w:r>
      <w:r>
        <w:rPr>
          <w:spacing w:val="-4"/>
        </w:rPr>
        <w:t xml:space="preserve"> </w:t>
      </w:r>
      <w:r>
        <w:t>in</w:t>
      </w:r>
      <w:r>
        <w:rPr>
          <w:spacing w:val="-4"/>
        </w:rPr>
        <w:t xml:space="preserve"> </w:t>
      </w:r>
      <w:r>
        <w:t>time</w:t>
      </w:r>
      <w:r>
        <w:rPr>
          <w:spacing w:val="-4"/>
        </w:rPr>
        <w:t xml:space="preserve"> </w:t>
      </w:r>
      <w:r>
        <w:t>series</w:t>
      </w:r>
      <w:r>
        <w:rPr>
          <w:spacing w:val="-4"/>
        </w:rPr>
        <w:t xml:space="preserve"> </w:t>
      </w:r>
      <w:r>
        <w:t>analysis, primarily with optical data but potentially also in other wavebands. The skill set of PDRA3 would include experience</w:t>
      </w:r>
      <w:r>
        <w:rPr>
          <w:spacing w:val="-9"/>
        </w:rPr>
        <w:t xml:space="preserve"> </w:t>
      </w:r>
      <w:r>
        <w:t>with</w:t>
      </w:r>
      <w:r>
        <w:rPr>
          <w:spacing w:val="-9"/>
        </w:rPr>
        <w:t xml:space="preserve"> </w:t>
      </w:r>
      <w:r>
        <w:t>fluid</w:t>
      </w:r>
      <w:r>
        <w:rPr>
          <w:spacing w:val="-9"/>
        </w:rPr>
        <w:t xml:space="preserve"> </w:t>
      </w:r>
      <w:r>
        <w:t>mechanics</w:t>
      </w:r>
      <w:r>
        <w:rPr>
          <w:spacing w:val="-9"/>
        </w:rPr>
        <w:t xml:space="preserve"> </w:t>
      </w:r>
      <w:r>
        <w:t>modelling</w:t>
      </w:r>
      <w:r>
        <w:rPr>
          <w:spacing w:val="-9"/>
        </w:rPr>
        <w:t xml:space="preserve"> </w:t>
      </w:r>
      <w:r>
        <w:t>and/or</w:t>
      </w:r>
      <w:r>
        <w:rPr>
          <w:spacing w:val="-9"/>
        </w:rPr>
        <w:t xml:space="preserve"> </w:t>
      </w:r>
      <w:r>
        <w:t>large</w:t>
      </w:r>
      <w:r>
        <w:rPr>
          <w:spacing w:val="-9"/>
        </w:rPr>
        <w:t xml:space="preserve"> </w:t>
      </w:r>
      <w:r>
        <w:t>computer</w:t>
      </w:r>
      <w:r>
        <w:rPr>
          <w:spacing w:val="-9"/>
        </w:rPr>
        <w:t xml:space="preserve"> </w:t>
      </w:r>
      <w:r>
        <w:t>simulations.</w:t>
      </w:r>
      <w:r>
        <w:rPr>
          <w:spacing w:val="2"/>
        </w:rPr>
        <w:t xml:space="preserve"> </w:t>
      </w:r>
      <w:r>
        <w:t>PhD1</w:t>
      </w:r>
      <w:r>
        <w:rPr>
          <w:spacing w:val="-9"/>
        </w:rPr>
        <w:t xml:space="preserve"> </w:t>
      </w:r>
      <w:r>
        <w:t>would</w:t>
      </w:r>
      <w:r>
        <w:rPr>
          <w:spacing w:val="-9"/>
        </w:rPr>
        <w:t xml:space="preserve"> </w:t>
      </w:r>
      <w:r>
        <w:rPr>
          <w:spacing w:val="-3"/>
        </w:rPr>
        <w:t>have</w:t>
      </w:r>
      <w:r>
        <w:rPr>
          <w:spacing w:val="-9"/>
        </w:rPr>
        <w:t xml:space="preserve"> </w:t>
      </w:r>
      <w:r>
        <w:t>a</w:t>
      </w:r>
      <w:r>
        <w:rPr>
          <w:spacing w:val="-9"/>
        </w:rPr>
        <w:t xml:space="preserve"> </w:t>
      </w:r>
      <w:r>
        <w:t>Masters</w:t>
      </w:r>
      <w:r>
        <w:rPr>
          <w:spacing w:val="-9"/>
        </w:rPr>
        <w:t xml:space="preserve"> </w:t>
      </w:r>
      <w:r>
        <w:t>or a</w:t>
      </w:r>
      <w:r>
        <w:rPr>
          <w:spacing w:val="-10"/>
        </w:rPr>
        <w:t xml:space="preserve"> </w:t>
      </w:r>
      <w:r>
        <w:t>strong</w:t>
      </w:r>
      <w:r>
        <w:rPr>
          <w:spacing w:val="-10"/>
        </w:rPr>
        <w:t xml:space="preserve"> </w:t>
      </w:r>
      <w:r>
        <w:t>4-year</w:t>
      </w:r>
      <w:r>
        <w:rPr>
          <w:spacing w:val="-10"/>
        </w:rPr>
        <w:t xml:space="preserve"> </w:t>
      </w:r>
      <w:r>
        <w:t>undergraduate</w:t>
      </w:r>
      <w:r>
        <w:rPr>
          <w:spacing w:val="-10"/>
        </w:rPr>
        <w:t xml:space="preserve"> </w:t>
      </w:r>
      <w:r>
        <w:t>degree</w:t>
      </w:r>
      <w:r>
        <w:rPr>
          <w:spacing w:val="-10"/>
        </w:rPr>
        <w:t xml:space="preserve"> </w:t>
      </w:r>
      <w:r>
        <w:t>in</w:t>
      </w:r>
      <w:r>
        <w:rPr>
          <w:spacing w:val="-10"/>
        </w:rPr>
        <w:t xml:space="preserve"> </w:t>
      </w:r>
      <w:r>
        <w:t>Physics</w:t>
      </w:r>
      <w:r>
        <w:rPr>
          <w:spacing w:val="-10"/>
        </w:rPr>
        <w:t xml:space="preserve"> </w:t>
      </w:r>
      <w:r>
        <w:t>or</w:t>
      </w:r>
      <w:r>
        <w:rPr>
          <w:spacing w:val="-10"/>
        </w:rPr>
        <w:t xml:space="preserve"> </w:t>
      </w:r>
      <w:r>
        <w:t>Mathematics</w:t>
      </w:r>
      <w:r>
        <w:rPr>
          <w:spacing w:val="-10"/>
        </w:rPr>
        <w:t xml:space="preserve"> </w:t>
      </w:r>
      <w:r>
        <w:t>with</w:t>
      </w:r>
      <w:r>
        <w:rPr>
          <w:spacing w:val="-10"/>
        </w:rPr>
        <w:t xml:space="preserve"> </w:t>
      </w:r>
      <w:r>
        <w:t>evidence</w:t>
      </w:r>
      <w:r>
        <w:rPr>
          <w:spacing w:val="-10"/>
        </w:rPr>
        <w:t xml:space="preserve"> </w:t>
      </w:r>
      <w:r>
        <w:t>of</w:t>
      </w:r>
      <w:r>
        <w:rPr>
          <w:spacing w:val="-10"/>
        </w:rPr>
        <w:t xml:space="preserve"> </w:t>
      </w:r>
      <w:r>
        <w:t>research-level</w:t>
      </w:r>
      <w:r>
        <w:rPr>
          <w:spacing w:val="-10"/>
        </w:rPr>
        <w:t xml:space="preserve"> </w:t>
      </w:r>
      <w:r>
        <w:t>project</w:t>
      </w:r>
      <w:r>
        <w:rPr>
          <w:spacing w:val="-10"/>
        </w:rPr>
        <w:t xml:space="preserve"> </w:t>
      </w:r>
      <w:r>
        <w:t>work.</w:t>
      </w:r>
    </w:p>
    <w:p w14:paraId="06D8EF28" w14:textId="77777777" w:rsidR="0098636F" w:rsidRDefault="00CC7689">
      <w:pPr>
        <w:pStyle w:val="BodyText"/>
        <w:spacing w:before="121" w:line="256" w:lineRule="auto"/>
        <w:ind w:right="100" w:firstLine="5"/>
        <w:jc w:val="both"/>
      </w:pPr>
      <w:r>
        <w:rPr>
          <w:b/>
          <w:spacing w:val="6"/>
        </w:rPr>
        <w:t>WP1: B</w:t>
      </w:r>
      <w:r>
        <w:rPr>
          <w:b/>
          <w:spacing w:val="6"/>
          <w:sz w:val="17"/>
        </w:rPr>
        <w:t xml:space="preserve">UILD </w:t>
      </w:r>
      <w:r>
        <w:rPr>
          <w:b/>
          <w:spacing w:val="7"/>
        </w:rPr>
        <w:t>Q</w:t>
      </w:r>
      <w:r>
        <w:rPr>
          <w:b/>
          <w:spacing w:val="7"/>
          <w:sz w:val="17"/>
        </w:rPr>
        <w:t>UASAR</w:t>
      </w:r>
      <w:r>
        <w:rPr>
          <w:b/>
          <w:spacing w:val="7"/>
        </w:rPr>
        <w:t>S</w:t>
      </w:r>
      <w:r>
        <w:rPr>
          <w:b/>
          <w:spacing w:val="7"/>
          <w:sz w:val="17"/>
        </w:rPr>
        <w:t>IEVE</w:t>
      </w:r>
      <w:r>
        <w:rPr>
          <w:b/>
          <w:spacing w:val="7"/>
        </w:rPr>
        <w:t xml:space="preserve">: </w:t>
      </w:r>
      <w:r>
        <w:t xml:space="preserve">Raw events come from </w:t>
      </w:r>
      <w:r>
        <w:rPr>
          <w:spacing w:val="-4"/>
        </w:rPr>
        <w:t xml:space="preserve">LSST. </w:t>
      </w:r>
      <w:r>
        <w:t xml:space="preserve">The UK LSST Data Access Center </w:t>
      </w:r>
      <w:r>
        <w:rPr>
          <w:spacing w:val="-4"/>
        </w:rPr>
        <w:t xml:space="preserve">(DAC, </w:t>
      </w:r>
      <w:r>
        <w:t xml:space="preserve">based here at the University of Edinburgh) ingests this </w:t>
      </w:r>
      <w:proofErr w:type="spellStart"/>
      <w:r>
        <w:t>datastream</w:t>
      </w:r>
      <w:proofErr w:type="spellEnd"/>
      <w:r>
        <w:t xml:space="preserve"> and re-emits a filtered stream. In order to utilize this filtered </w:t>
      </w:r>
      <w:proofErr w:type="spellStart"/>
      <w:r>
        <w:t>datastream</w:t>
      </w:r>
      <w:proofErr w:type="spellEnd"/>
      <w:r>
        <w:t xml:space="preserve"> for our science goals we will build a “Stage 2 filter”, which we name </w:t>
      </w:r>
      <w:r>
        <w:rPr>
          <w:i/>
        </w:rPr>
        <w:t>Quasar- Sieve</w:t>
      </w:r>
      <w:r>
        <w:t xml:space="preserve">. This second stage filter will identify the quasars, add context, perform outburst forecasting etc. Our light-curve algorithm will sit on top of </w:t>
      </w:r>
      <w:proofErr w:type="spellStart"/>
      <w:r>
        <w:rPr>
          <w:i/>
        </w:rPr>
        <w:t>QuasarSieve</w:t>
      </w:r>
      <w:proofErr w:type="spellEnd"/>
      <w:r>
        <w:rPr>
          <w:i/>
        </w:rPr>
        <w:t xml:space="preserve"> </w:t>
      </w:r>
      <w:r>
        <w:t xml:space="preserve">and will trigger other telescopes to get e.g. timely spec- </w:t>
      </w:r>
      <w:proofErr w:type="spellStart"/>
      <w:r>
        <w:t>trum</w:t>
      </w:r>
      <w:proofErr w:type="spellEnd"/>
      <w:r>
        <w:t xml:space="preserve"> or infrared data. The heavy-industry computing infrastructure is being supplied by the LSST </w:t>
      </w:r>
      <w:r>
        <w:rPr>
          <w:spacing w:val="-6"/>
        </w:rPr>
        <w:t xml:space="preserve">DAC </w:t>
      </w:r>
      <w:r>
        <w:t xml:space="preserve">and our task will be to build software in a timely and robust manner. This is a </w:t>
      </w:r>
      <w:r w:rsidRPr="00C02216">
        <w:rPr>
          <w:b/>
          <w:rPrChange w:id="58" w:author="Dora" w:date="2018-02-12T11:16:00Z">
            <w:rPr/>
          </w:rPrChange>
        </w:rPr>
        <w:t>novel enterprise</w:t>
      </w:r>
      <w:r>
        <w:t xml:space="preserve"> and a</w:t>
      </w:r>
      <w:r>
        <w:rPr>
          <w:spacing w:val="-22"/>
        </w:rPr>
        <w:t xml:space="preserve"> </w:t>
      </w:r>
      <w:r>
        <w:t xml:space="preserve">rate-limiting step in our </w:t>
      </w:r>
      <w:proofErr w:type="spellStart"/>
      <w:r>
        <w:t>overal</w:t>
      </w:r>
      <w:proofErr w:type="spellEnd"/>
      <w:r>
        <w:t xml:space="preserve"> </w:t>
      </w:r>
      <w:proofErr w:type="spellStart"/>
      <w:r>
        <w:t>programme</w:t>
      </w:r>
      <w:proofErr w:type="spellEnd"/>
      <w:r>
        <w:t xml:space="preserve">, with the associated high-risk. </w:t>
      </w:r>
      <w:r>
        <w:rPr>
          <w:spacing w:val="-9"/>
        </w:rPr>
        <w:t xml:space="preserve">We </w:t>
      </w:r>
      <w:r>
        <w:t xml:space="preserve">mitigate this risk with the data science and machine learning experience from PDRA1 and the </w:t>
      </w:r>
      <w:r>
        <w:rPr>
          <w:spacing w:val="-7"/>
        </w:rPr>
        <w:t xml:space="preserve">P.I. </w:t>
      </w:r>
      <w:r>
        <w:t xml:space="preserve">(NPR). </w:t>
      </w:r>
      <w:r>
        <w:rPr>
          <w:spacing w:val="-9"/>
        </w:rPr>
        <w:t xml:space="preserve">We </w:t>
      </w:r>
      <w:r>
        <w:t xml:space="preserve">will also mitigate </w:t>
      </w:r>
      <w:commentRangeStart w:id="59"/>
      <w:r>
        <w:t>risk</w:t>
      </w:r>
      <w:commentRangeEnd w:id="59"/>
      <w:r w:rsidR="00C02216">
        <w:rPr>
          <w:rStyle w:val="CommentReference"/>
        </w:rPr>
        <w:commentReference w:id="59"/>
      </w:r>
      <w:r>
        <w:t xml:space="preserve"> by taking</w:t>
      </w:r>
      <w:r>
        <w:rPr>
          <w:spacing w:val="-32"/>
        </w:rPr>
        <w:t xml:space="preserve"> </w:t>
      </w:r>
      <w:r>
        <w:t xml:space="preserve">advantage of the algorithm resources and LSST </w:t>
      </w:r>
      <w:r>
        <w:rPr>
          <w:spacing w:val="-6"/>
        </w:rPr>
        <w:t xml:space="preserve">DAC </w:t>
      </w:r>
      <w:r>
        <w:t xml:space="preserve">staff, here at the Royal Observatory, Edinburgh. </w:t>
      </w:r>
      <w:r>
        <w:rPr>
          <w:spacing w:val="-9"/>
        </w:rPr>
        <w:t xml:space="preserve">We </w:t>
      </w:r>
      <w:r>
        <w:t xml:space="preserve">thus classify </w:t>
      </w:r>
      <w:r>
        <w:rPr>
          <w:b/>
        </w:rPr>
        <w:t>WP1</w:t>
      </w:r>
      <w:r>
        <w:rPr>
          <w:b/>
          <w:spacing w:val="-18"/>
        </w:rPr>
        <w:t xml:space="preserve"> </w:t>
      </w:r>
      <w:r>
        <w:rPr>
          <w:b/>
        </w:rPr>
        <w:t>as</w:t>
      </w:r>
      <w:r>
        <w:rPr>
          <w:b/>
          <w:spacing w:val="-18"/>
        </w:rPr>
        <w:t xml:space="preserve"> </w:t>
      </w:r>
      <w:r>
        <w:rPr>
          <w:b/>
        </w:rPr>
        <w:t>medium-risk,</w:t>
      </w:r>
      <w:r>
        <w:rPr>
          <w:b/>
          <w:spacing w:val="-16"/>
        </w:rPr>
        <w:t xml:space="preserve"> </w:t>
      </w:r>
      <w:r>
        <w:rPr>
          <w:b/>
        </w:rPr>
        <w:t>high-reward.</w:t>
      </w:r>
      <w:r>
        <w:rPr>
          <w:b/>
          <w:spacing w:val="-3"/>
        </w:rPr>
        <w:t xml:space="preserve"> </w:t>
      </w:r>
      <w:r>
        <w:rPr>
          <w:b/>
        </w:rPr>
        <w:t>Key</w:t>
      </w:r>
      <w:r>
        <w:rPr>
          <w:b/>
          <w:spacing w:val="-18"/>
        </w:rPr>
        <w:t xml:space="preserve"> </w:t>
      </w:r>
      <w:r>
        <w:rPr>
          <w:b/>
        </w:rPr>
        <w:t>Deliverables:</w:t>
      </w:r>
      <w:r>
        <w:rPr>
          <w:b/>
          <w:spacing w:val="-4"/>
        </w:rPr>
        <w:t xml:space="preserve"> </w:t>
      </w:r>
      <w:r>
        <w:t>An</w:t>
      </w:r>
      <w:r>
        <w:rPr>
          <w:spacing w:val="-18"/>
        </w:rPr>
        <w:t xml:space="preserve"> </w:t>
      </w:r>
      <w:r>
        <w:t>open-source,</w:t>
      </w:r>
      <w:r>
        <w:rPr>
          <w:spacing w:val="-16"/>
        </w:rPr>
        <w:t xml:space="preserve"> </w:t>
      </w:r>
      <w:r>
        <w:t>well-documented</w:t>
      </w:r>
      <w:r>
        <w:rPr>
          <w:spacing w:val="-18"/>
        </w:rPr>
        <w:t xml:space="preserve"> </w:t>
      </w:r>
      <w:r>
        <w:t>software</w:t>
      </w:r>
      <w:r>
        <w:rPr>
          <w:spacing w:val="-18"/>
        </w:rPr>
        <w:t xml:space="preserve"> </w:t>
      </w:r>
      <w:r>
        <w:t>package that can interact with and return data from the LSST Data Access</w:t>
      </w:r>
      <w:r>
        <w:rPr>
          <w:spacing w:val="-22"/>
        </w:rPr>
        <w:t xml:space="preserve"> </w:t>
      </w:r>
      <w:r>
        <w:t>Center.</w:t>
      </w:r>
    </w:p>
    <w:p w14:paraId="4B5B8502" w14:textId="77777777" w:rsidR="0098636F" w:rsidRDefault="0098636F">
      <w:pPr>
        <w:spacing w:line="256" w:lineRule="auto"/>
        <w:jc w:val="both"/>
        <w:sectPr w:rsidR="0098636F">
          <w:pgSz w:w="11910" w:h="16840"/>
          <w:pgMar w:top="1000" w:right="1060" w:bottom="1620" w:left="1000" w:header="413" w:footer="1424" w:gutter="0"/>
          <w:cols w:space="720"/>
        </w:sectPr>
      </w:pPr>
    </w:p>
    <w:p w14:paraId="110A6F67" w14:textId="77777777" w:rsidR="0098636F" w:rsidRDefault="00CC7689">
      <w:pPr>
        <w:spacing w:before="160"/>
        <w:ind w:left="167"/>
        <w:jc w:val="both"/>
      </w:pPr>
      <w:r>
        <w:rPr>
          <w:b/>
        </w:rPr>
        <w:lastRenderedPageBreak/>
        <w:t xml:space="preserve">WP2:  </w:t>
      </w:r>
      <w:proofErr w:type="gramStart"/>
      <w:r>
        <w:rPr>
          <w:b/>
        </w:rPr>
        <w:t>Q</w:t>
      </w:r>
      <w:r>
        <w:rPr>
          <w:b/>
          <w:sz w:val="17"/>
        </w:rPr>
        <w:t xml:space="preserve">UASAR  </w:t>
      </w:r>
      <w:r>
        <w:rPr>
          <w:b/>
        </w:rPr>
        <w:t>C</w:t>
      </w:r>
      <w:r>
        <w:rPr>
          <w:b/>
          <w:sz w:val="17"/>
        </w:rPr>
        <w:t>ATALOGUE</w:t>
      </w:r>
      <w:proofErr w:type="gramEnd"/>
      <w:r>
        <w:rPr>
          <w:b/>
          <w:sz w:val="17"/>
        </w:rPr>
        <w:t xml:space="preserve">  </w:t>
      </w:r>
      <w:r>
        <w:rPr>
          <w:b/>
        </w:rPr>
        <w:t>G</w:t>
      </w:r>
      <w:r>
        <w:rPr>
          <w:b/>
          <w:sz w:val="17"/>
        </w:rPr>
        <w:t xml:space="preserve">ENERATION  AND  </w:t>
      </w:r>
      <w:r>
        <w:rPr>
          <w:b/>
        </w:rPr>
        <w:t>D</w:t>
      </w:r>
      <w:r>
        <w:rPr>
          <w:b/>
          <w:sz w:val="17"/>
        </w:rPr>
        <w:t>EMOGRAPHIC  STUDIES</w:t>
      </w:r>
      <w:r>
        <w:rPr>
          <w:b/>
        </w:rPr>
        <w:t xml:space="preserve">: </w:t>
      </w:r>
      <w:r>
        <w:t>Building the quasar corpus</w:t>
      </w:r>
    </w:p>
    <w:p w14:paraId="58607571" w14:textId="77777777" w:rsidR="0098636F" w:rsidRDefault="00CC7689">
      <w:pPr>
        <w:pStyle w:val="BodyText"/>
        <w:spacing w:line="256" w:lineRule="auto"/>
        <w:ind w:right="100"/>
        <w:jc w:val="both"/>
      </w:pPr>
      <w:proofErr w:type="gramStart"/>
      <w:r>
        <w:t>and</w:t>
      </w:r>
      <w:proofErr w:type="gramEnd"/>
      <w:r>
        <w:t xml:space="preserve"> cataloguing the observational data will be a vital step in beginning to pursue our science goals. This catalogue</w:t>
      </w:r>
      <w:r>
        <w:rPr>
          <w:spacing w:val="-14"/>
        </w:rPr>
        <w:t xml:space="preserve"> </w:t>
      </w:r>
      <w:r>
        <w:t>will</w:t>
      </w:r>
      <w:r>
        <w:rPr>
          <w:spacing w:val="-14"/>
        </w:rPr>
        <w:t xml:space="preserve"> </w:t>
      </w:r>
      <w:r>
        <w:t>be</w:t>
      </w:r>
      <w:r>
        <w:rPr>
          <w:spacing w:val="-14"/>
        </w:rPr>
        <w:t xml:space="preserve"> </w:t>
      </w:r>
      <w:r>
        <w:t>the</w:t>
      </w:r>
      <w:r>
        <w:rPr>
          <w:spacing w:val="-14"/>
        </w:rPr>
        <w:t xml:space="preserve"> </w:t>
      </w:r>
      <w:r>
        <w:t>glue</w:t>
      </w:r>
      <w:r>
        <w:rPr>
          <w:spacing w:val="-14"/>
        </w:rPr>
        <w:t xml:space="preserve"> </w:t>
      </w:r>
      <w:r>
        <w:t>that</w:t>
      </w:r>
      <w:r>
        <w:rPr>
          <w:spacing w:val="-14"/>
        </w:rPr>
        <w:t xml:space="preserve"> </w:t>
      </w:r>
      <w:r>
        <w:t>binds</w:t>
      </w:r>
      <w:r>
        <w:rPr>
          <w:spacing w:val="-14"/>
        </w:rPr>
        <w:t xml:space="preserve"> </w:t>
      </w:r>
      <w:r>
        <w:t>the</w:t>
      </w:r>
      <w:r>
        <w:rPr>
          <w:spacing w:val="-14"/>
        </w:rPr>
        <w:t xml:space="preserve"> </w:t>
      </w:r>
      <w:r>
        <w:t>observational</w:t>
      </w:r>
      <w:r>
        <w:rPr>
          <w:spacing w:val="-14"/>
        </w:rPr>
        <w:t xml:space="preserve"> </w:t>
      </w:r>
      <w:r>
        <w:t>projects</w:t>
      </w:r>
      <w:r>
        <w:rPr>
          <w:spacing w:val="-14"/>
        </w:rPr>
        <w:t xml:space="preserve"> </w:t>
      </w:r>
      <w:r>
        <w:t>together</w:t>
      </w:r>
      <w:r>
        <w:rPr>
          <w:spacing w:val="-14"/>
        </w:rPr>
        <w:t xml:space="preserve"> </w:t>
      </w:r>
      <w:r>
        <w:t>and</w:t>
      </w:r>
      <w:r>
        <w:rPr>
          <w:spacing w:val="-14"/>
        </w:rPr>
        <w:t xml:space="preserve"> </w:t>
      </w:r>
      <w:r>
        <w:t>will</w:t>
      </w:r>
      <w:r>
        <w:rPr>
          <w:spacing w:val="-14"/>
        </w:rPr>
        <w:t xml:space="preserve"> </w:t>
      </w:r>
      <w:r>
        <w:rPr>
          <w:spacing w:val="-3"/>
        </w:rPr>
        <w:t>have</w:t>
      </w:r>
      <w:r>
        <w:rPr>
          <w:spacing w:val="-14"/>
        </w:rPr>
        <w:t xml:space="preserve"> </w:t>
      </w:r>
      <w:r>
        <w:t>not</w:t>
      </w:r>
      <w:r>
        <w:rPr>
          <w:spacing w:val="-14"/>
        </w:rPr>
        <w:t xml:space="preserve"> </w:t>
      </w:r>
      <w:r>
        <w:t>only</w:t>
      </w:r>
      <w:r>
        <w:rPr>
          <w:spacing w:val="-14"/>
        </w:rPr>
        <w:t xml:space="preserve"> </w:t>
      </w:r>
      <w:r>
        <w:t>the</w:t>
      </w:r>
      <w:r>
        <w:rPr>
          <w:spacing w:val="-14"/>
        </w:rPr>
        <w:t xml:space="preserve"> </w:t>
      </w:r>
      <w:r>
        <w:t>data,</w:t>
      </w:r>
      <w:r>
        <w:rPr>
          <w:spacing w:val="-13"/>
        </w:rPr>
        <w:t xml:space="preserve"> </w:t>
      </w:r>
      <w:r>
        <w:t>but</w:t>
      </w:r>
      <w:r>
        <w:rPr>
          <w:spacing w:val="-14"/>
        </w:rPr>
        <w:t xml:space="preserve"> </w:t>
      </w:r>
      <w:r>
        <w:t>also the</w:t>
      </w:r>
      <w:r>
        <w:rPr>
          <w:spacing w:val="-13"/>
        </w:rPr>
        <w:t xml:space="preserve"> </w:t>
      </w:r>
      <w:r>
        <w:t>metadata</w:t>
      </w:r>
      <w:r>
        <w:rPr>
          <w:spacing w:val="-13"/>
        </w:rPr>
        <w:t xml:space="preserve"> </w:t>
      </w:r>
      <w:r>
        <w:t>to</w:t>
      </w:r>
      <w:r>
        <w:rPr>
          <w:spacing w:val="-13"/>
        </w:rPr>
        <w:t xml:space="preserve"> </w:t>
      </w:r>
      <w:r>
        <w:t>enable</w:t>
      </w:r>
      <w:r>
        <w:rPr>
          <w:spacing w:val="-13"/>
        </w:rPr>
        <w:t xml:space="preserve"> </w:t>
      </w:r>
      <w:r>
        <w:t>the</w:t>
      </w:r>
      <w:r>
        <w:rPr>
          <w:spacing w:val="-13"/>
        </w:rPr>
        <w:t xml:space="preserve"> </w:t>
      </w:r>
      <w:r>
        <w:t>other</w:t>
      </w:r>
      <w:r>
        <w:rPr>
          <w:spacing w:val="-13"/>
        </w:rPr>
        <w:t xml:space="preserve"> </w:t>
      </w:r>
      <w:r>
        <w:t>WPs.</w:t>
      </w:r>
      <w:r>
        <w:rPr>
          <w:spacing w:val="2"/>
        </w:rPr>
        <w:t xml:space="preserve"> </w:t>
      </w:r>
      <w:r>
        <w:t>Following</w:t>
      </w:r>
      <w:r>
        <w:rPr>
          <w:spacing w:val="-13"/>
        </w:rPr>
        <w:t xml:space="preserve"> </w:t>
      </w:r>
      <w:r>
        <w:t>on</w:t>
      </w:r>
      <w:r>
        <w:rPr>
          <w:spacing w:val="-13"/>
        </w:rPr>
        <w:t xml:space="preserve"> </w:t>
      </w:r>
      <w:r>
        <w:t>from</w:t>
      </w:r>
      <w:r>
        <w:rPr>
          <w:spacing w:val="-13"/>
        </w:rPr>
        <w:t xml:space="preserve"> </w:t>
      </w:r>
      <w:r>
        <w:t>the</w:t>
      </w:r>
      <w:r>
        <w:rPr>
          <w:spacing w:val="-13"/>
        </w:rPr>
        <w:t xml:space="preserve"> </w:t>
      </w:r>
      <w:r>
        <w:t>quasar</w:t>
      </w:r>
      <w:r>
        <w:rPr>
          <w:spacing w:val="-13"/>
        </w:rPr>
        <w:t xml:space="preserve"> </w:t>
      </w:r>
      <w:r>
        <w:t>catalogue</w:t>
      </w:r>
      <w:r>
        <w:rPr>
          <w:spacing w:val="-13"/>
        </w:rPr>
        <w:t xml:space="preserve"> </w:t>
      </w:r>
      <w:r>
        <w:t>generation,</w:t>
      </w:r>
      <w:r>
        <w:rPr>
          <w:spacing w:val="-12"/>
        </w:rPr>
        <w:t xml:space="preserve"> </w:t>
      </w:r>
      <w:r>
        <w:t>a</w:t>
      </w:r>
      <w:r>
        <w:rPr>
          <w:spacing w:val="-13"/>
        </w:rPr>
        <w:t xml:space="preserve"> </w:t>
      </w:r>
      <w:r>
        <w:rPr>
          <w:spacing w:val="-3"/>
        </w:rPr>
        <w:t>key</w:t>
      </w:r>
      <w:r>
        <w:rPr>
          <w:spacing w:val="-13"/>
        </w:rPr>
        <w:t xml:space="preserve"> </w:t>
      </w:r>
      <w:r>
        <w:t>science</w:t>
      </w:r>
      <w:r>
        <w:rPr>
          <w:spacing w:val="-13"/>
        </w:rPr>
        <w:t xml:space="preserve"> </w:t>
      </w:r>
      <w:r>
        <w:t>output will be the study of the quasar demographics. Luminosity function, clustering and higher-order statistics will be</w:t>
      </w:r>
      <w:r>
        <w:rPr>
          <w:spacing w:val="-17"/>
        </w:rPr>
        <w:t xml:space="preserve"> </w:t>
      </w:r>
      <w:r>
        <w:t>made</w:t>
      </w:r>
      <w:r>
        <w:rPr>
          <w:spacing w:val="-17"/>
        </w:rPr>
        <w:t xml:space="preserve"> </w:t>
      </w:r>
      <w:r>
        <w:t>in</w:t>
      </w:r>
      <w:r>
        <w:rPr>
          <w:spacing w:val="-17"/>
        </w:rPr>
        <w:t xml:space="preserve"> </w:t>
      </w:r>
      <w:r>
        <w:t>order</w:t>
      </w:r>
      <w:r>
        <w:rPr>
          <w:spacing w:val="-17"/>
        </w:rPr>
        <w:t xml:space="preserve"> </w:t>
      </w:r>
      <w:r>
        <w:t>to</w:t>
      </w:r>
      <w:r>
        <w:rPr>
          <w:spacing w:val="-17"/>
        </w:rPr>
        <w:t xml:space="preserve"> </w:t>
      </w:r>
      <w:r>
        <w:t>precisely</w:t>
      </w:r>
      <w:r>
        <w:rPr>
          <w:spacing w:val="-17"/>
        </w:rPr>
        <w:t xml:space="preserve"> </w:t>
      </w:r>
      <w:r>
        <w:t>determine</w:t>
      </w:r>
      <w:r>
        <w:rPr>
          <w:spacing w:val="-17"/>
        </w:rPr>
        <w:t xml:space="preserve"> </w:t>
      </w:r>
      <w:r>
        <w:t>the</w:t>
      </w:r>
      <w:r>
        <w:rPr>
          <w:spacing w:val="-17"/>
        </w:rPr>
        <w:t xml:space="preserve"> </w:t>
      </w:r>
      <w:r>
        <w:t>census</w:t>
      </w:r>
      <w:r>
        <w:rPr>
          <w:spacing w:val="-17"/>
        </w:rPr>
        <w:t xml:space="preserve"> </w:t>
      </w:r>
      <w:r>
        <w:t>of</w:t>
      </w:r>
      <w:r>
        <w:rPr>
          <w:spacing w:val="-17"/>
        </w:rPr>
        <w:t xml:space="preserve"> </w:t>
      </w:r>
      <w:r>
        <w:t>quasars,</w:t>
      </w:r>
      <w:r>
        <w:rPr>
          <w:spacing w:val="-15"/>
        </w:rPr>
        <w:t xml:space="preserve"> </w:t>
      </w:r>
      <w:r>
        <w:t>their</w:t>
      </w:r>
      <w:r>
        <w:rPr>
          <w:spacing w:val="-17"/>
        </w:rPr>
        <w:t xml:space="preserve"> </w:t>
      </w:r>
      <w:r>
        <w:t>environments,</w:t>
      </w:r>
      <w:r>
        <w:rPr>
          <w:spacing w:val="-15"/>
        </w:rPr>
        <w:t xml:space="preserve"> </w:t>
      </w:r>
      <w:r>
        <w:t>their</w:t>
      </w:r>
      <w:r>
        <w:rPr>
          <w:spacing w:val="-17"/>
        </w:rPr>
        <w:t xml:space="preserve"> </w:t>
      </w:r>
      <w:r>
        <w:t>host</w:t>
      </w:r>
      <w:r>
        <w:rPr>
          <w:spacing w:val="-17"/>
        </w:rPr>
        <w:t xml:space="preserve"> </w:t>
      </w:r>
      <w:r>
        <w:t>galaxy</w:t>
      </w:r>
      <w:r>
        <w:rPr>
          <w:spacing w:val="-17"/>
        </w:rPr>
        <w:t xml:space="preserve"> </w:t>
      </w:r>
      <w:r>
        <w:t xml:space="preserve">preferences and their evolution. All these are vital observational tests for galaxy formation models and theory (see WP4 below). The goal of this WP is to construct a quasar catalogue and make </w:t>
      </w:r>
      <w:r>
        <w:rPr>
          <w:spacing w:val="-3"/>
        </w:rPr>
        <w:t xml:space="preserve">key </w:t>
      </w:r>
      <w:r>
        <w:t>observational tests.</w:t>
      </w:r>
      <w:r>
        <w:rPr>
          <w:spacing w:val="20"/>
        </w:rPr>
        <w:t xml:space="preserve"> </w:t>
      </w:r>
      <w:r>
        <w:t>Given the</w:t>
      </w:r>
    </w:p>
    <w:p w14:paraId="078664A5" w14:textId="77777777" w:rsidR="0098636F" w:rsidRDefault="00CC7689">
      <w:pPr>
        <w:pStyle w:val="BodyText"/>
        <w:spacing w:before="2" w:line="256" w:lineRule="auto"/>
        <w:ind w:right="100"/>
        <w:jc w:val="both"/>
      </w:pPr>
      <w:r>
        <w:t xml:space="preserve">P.I.s experience at these specific tasks, plus the effort level of PDRA1, PDRA2 and PhD this WP is deemed medium-risk. </w:t>
      </w:r>
      <w:r>
        <w:rPr>
          <w:b/>
        </w:rPr>
        <w:t xml:space="preserve">WP2 is </w:t>
      </w:r>
      <w:commentRangeStart w:id="60"/>
      <w:r>
        <w:rPr>
          <w:b/>
        </w:rPr>
        <w:t>medium-risk, high</w:t>
      </w:r>
      <w:commentRangeEnd w:id="60"/>
      <w:r w:rsidR="00C02216">
        <w:rPr>
          <w:rStyle w:val="CommentReference"/>
        </w:rPr>
        <w:commentReference w:id="60"/>
      </w:r>
      <w:r>
        <w:rPr>
          <w:b/>
        </w:rPr>
        <w:t xml:space="preserve">-reward. Key Deliverables: </w:t>
      </w:r>
      <w:r>
        <w:t>A science-enabling compendium that will be the state-of-the-art quasar dataset for the 2020s. A suite of new, beyond-the-state-of-the-art quasar demographic measurements which are the boundary conditions for theoretical models.</w:t>
      </w:r>
    </w:p>
    <w:p w14:paraId="49CFB355" w14:textId="77777777" w:rsidR="0098636F" w:rsidRDefault="00CC7689">
      <w:pPr>
        <w:pStyle w:val="BodyText"/>
        <w:spacing w:before="121" w:line="254" w:lineRule="auto"/>
        <w:ind w:right="100" w:firstLine="5"/>
        <w:jc w:val="both"/>
      </w:pPr>
      <w:r>
        <w:rPr>
          <w:b/>
          <w:spacing w:val="6"/>
        </w:rPr>
        <w:t xml:space="preserve">WP3: </w:t>
      </w:r>
      <w:r>
        <w:rPr>
          <w:b/>
          <w:spacing w:val="5"/>
        </w:rPr>
        <w:t>L</w:t>
      </w:r>
      <w:r>
        <w:rPr>
          <w:b/>
          <w:spacing w:val="5"/>
          <w:sz w:val="17"/>
        </w:rPr>
        <w:t>IGHT</w:t>
      </w:r>
      <w:r>
        <w:rPr>
          <w:b/>
          <w:spacing w:val="5"/>
        </w:rPr>
        <w:t>-C</w:t>
      </w:r>
      <w:r>
        <w:rPr>
          <w:b/>
          <w:spacing w:val="5"/>
          <w:sz w:val="17"/>
        </w:rPr>
        <w:t xml:space="preserve">URVE AND </w:t>
      </w:r>
      <w:r>
        <w:rPr>
          <w:b/>
          <w:spacing w:val="7"/>
        </w:rPr>
        <w:t>S</w:t>
      </w:r>
      <w:r>
        <w:rPr>
          <w:b/>
          <w:spacing w:val="7"/>
          <w:sz w:val="17"/>
        </w:rPr>
        <w:t xml:space="preserve">PECTRAL </w:t>
      </w:r>
      <w:r>
        <w:rPr>
          <w:b/>
          <w:spacing w:val="5"/>
        </w:rPr>
        <w:t>A</w:t>
      </w:r>
      <w:r>
        <w:rPr>
          <w:b/>
          <w:spacing w:val="5"/>
          <w:sz w:val="17"/>
        </w:rPr>
        <w:t>NALYSES</w:t>
      </w:r>
      <w:r>
        <w:rPr>
          <w:b/>
          <w:spacing w:val="5"/>
        </w:rPr>
        <w:t xml:space="preserve">: </w:t>
      </w:r>
      <w:r>
        <w:t xml:space="preserve">Another major scientific output that will </w:t>
      </w:r>
      <w:commentRangeStart w:id="61"/>
      <w:r>
        <w:t>originate from the</w:t>
      </w:r>
      <w:r>
        <w:rPr>
          <w:spacing w:val="-14"/>
        </w:rPr>
        <w:t xml:space="preserve"> </w:t>
      </w:r>
      <w:r>
        <w:t>quasar</w:t>
      </w:r>
      <w:r>
        <w:rPr>
          <w:spacing w:val="-13"/>
        </w:rPr>
        <w:t xml:space="preserve"> </w:t>
      </w:r>
      <w:r>
        <w:t>corpus</w:t>
      </w:r>
      <w:r>
        <w:rPr>
          <w:spacing w:val="-14"/>
        </w:rPr>
        <w:t xml:space="preserve"> </w:t>
      </w:r>
      <w:r>
        <w:t>catalogue</w:t>
      </w:r>
      <w:commentRangeEnd w:id="61"/>
      <w:r w:rsidR="00665643">
        <w:rPr>
          <w:rStyle w:val="CommentReference"/>
        </w:rPr>
        <w:commentReference w:id="61"/>
      </w:r>
      <w:r>
        <w:rPr>
          <w:spacing w:val="-14"/>
        </w:rPr>
        <w:t xml:space="preserve"> </w:t>
      </w:r>
      <w:r>
        <w:t>generation</w:t>
      </w:r>
      <w:r>
        <w:rPr>
          <w:spacing w:val="-13"/>
        </w:rPr>
        <w:t xml:space="preserve"> </w:t>
      </w:r>
      <w:r>
        <w:t>will</w:t>
      </w:r>
      <w:r>
        <w:rPr>
          <w:spacing w:val="-14"/>
        </w:rPr>
        <w:t xml:space="preserve"> </w:t>
      </w:r>
      <w:r>
        <w:t>be</w:t>
      </w:r>
      <w:r>
        <w:rPr>
          <w:spacing w:val="-14"/>
        </w:rPr>
        <w:t xml:space="preserve"> </w:t>
      </w:r>
      <w:r>
        <w:t>the</w:t>
      </w:r>
      <w:r>
        <w:rPr>
          <w:spacing w:val="-13"/>
        </w:rPr>
        <w:t xml:space="preserve"> </w:t>
      </w:r>
      <w:r>
        <w:t>full</w:t>
      </w:r>
      <w:r>
        <w:rPr>
          <w:spacing w:val="-14"/>
        </w:rPr>
        <w:t xml:space="preserve"> </w:t>
      </w:r>
      <w:r>
        <w:t>and</w:t>
      </w:r>
      <w:r>
        <w:rPr>
          <w:spacing w:val="-14"/>
        </w:rPr>
        <w:t xml:space="preserve"> </w:t>
      </w:r>
      <w:r>
        <w:t>detailed</w:t>
      </w:r>
      <w:r>
        <w:rPr>
          <w:spacing w:val="-13"/>
        </w:rPr>
        <w:t xml:space="preserve"> </w:t>
      </w:r>
      <w:r>
        <w:t>light-curve</w:t>
      </w:r>
      <w:r>
        <w:rPr>
          <w:spacing w:val="-14"/>
        </w:rPr>
        <w:t xml:space="preserve"> </w:t>
      </w:r>
      <w:r>
        <w:t>and</w:t>
      </w:r>
      <w:r>
        <w:rPr>
          <w:spacing w:val="-14"/>
        </w:rPr>
        <w:t xml:space="preserve"> </w:t>
      </w:r>
      <w:r>
        <w:t>spectral</w:t>
      </w:r>
      <w:r>
        <w:rPr>
          <w:spacing w:val="-13"/>
        </w:rPr>
        <w:t xml:space="preserve"> </w:t>
      </w:r>
      <w:r>
        <w:t>analyses</w:t>
      </w:r>
      <w:r>
        <w:rPr>
          <w:spacing w:val="-13"/>
        </w:rPr>
        <w:t xml:space="preserve"> </w:t>
      </w:r>
      <w:r>
        <w:t>of</w:t>
      </w:r>
      <w:r>
        <w:rPr>
          <w:spacing w:val="-14"/>
        </w:rPr>
        <w:t xml:space="preserve"> </w:t>
      </w:r>
      <w:r>
        <w:t>the</w:t>
      </w:r>
      <w:r>
        <w:rPr>
          <w:spacing w:val="-13"/>
        </w:rPr>
        <w:t xml:space="preserve"> </w:t>
      </w:r>
      <w:r>
        <w:t xml:space="preserve">said catalogue. This will result in the discovery of light-curve trends with quasar type, new methods to measure black hole mass and the </w:t>
      </w:r>
      <w:r>
        <w:rPr>
          <w:spacing w:val="-3"/>
        </w:rPr>
        <w:t xml:space="preserve">key </w:t>
      </w:r>
      <w:r>
        <w:t xml:space="preserve">science goal to see which quasars are “changing-look” objects. This WP will </w:t>
      </w:r>
      <w:r>
        <w:rPr>
          <w:spacing w:val="-3"/>
        </w:rPr>
        <w:t xml:space="preserve">have </w:t>
      </w:r>
      <w:r>
        <w:t xml:space="preserve">a data science/machine learning aspect. The goal of this WP is to elucidate the physical processes that drive quasar variability. The full Light-Curve and Spectral Analyses that we envisaged will be a significant amount of work, leading to significant high-reward science. </w:t>
      </w:r>
      <w:r>
        <w:rPr>
          <w:b/>
        </w:rPr>
        <w:t xml:space="preserve">WP3 is medium-risk, high-reward. </w:t>
      </w:r>
      <w:r>
        <w:t>This level of investigation is highly novel, though we envisage no major barriers outside of our control to achieving</w:t>
      </w:r>
      <w:r>
        <w:rPr>
          <w:spacing w:val="-37"/>
        </w:rPr>
        <w:t xml:space="preserve"> </w:t>
      </w:r>
      <w:r>
        <w:t>our science</w:t>
      </w:r>
      <w:r>
        <w:rPr>
          <w:spacing w:val="-10"/>
        </w:rPr>
        <w:t xml:space="preserve"> </w:t>
      </w:r>
      <w:r>
        <w:t>goals</w:t>
      </w:r>
      <w:r>
        <w:rPr>
          <w:spacing w:val="-10"/>
        </w:rPr>
        <w:t xml:space="preserve"> </w:t>
      </w:r>
      <w:r>
        <w:t>and</w:t>
      </w:r>
      <w:r>
        <w:rPr>
          <w:spacing w:val="-10"/>
        </w:rPr>
        <w:t xml:space="preserve"> </w:t>
      </w:r>
      <w:r>
        <w:t>PDRA1,</w:t>
      </w:r>
      <w:r>
        <w:rPr>
          <w:spacing w:val="-9"/>
        </w:rPr>
        <w:t xml:space="preserve"> </w:t>
      </w:r>
      <w:r>
        <w:t>PDRA2,</w:t>
      </w:r>
      <w:r>
        <w:rPr>
          <w:spacing w:val="-9"/>
        </w:rPr>
        <w:t xml:space="preserve"> </w:t>
      </w:r>
      <w:r>
        <w:t>as</w:t>
      </w:r>
      <w:r>
        <w:rPr>
          <w:spacing w:val="-10"/>
        </w:rPr>
        <w:t xml:space="preserve"> </w:t>
      </w:r>
      <w:r>
        <w:t>well</w:t>
      </w:r>
      <w:r>
        <w:rPr>
          <w:spacing w:val="-10"/>
        </w:rPr>
        <w:t xml:space="preserve"> </w:t>
      </w:r>
      <w:r>
        <w:t>as</w:t>
      </w:r>
      <w:r>
        <w:rPr>
          <w:spacing w:val="-10"/>
        </w:rPr>
        <w:t xml:space="preserve"> </w:t>
      </w:r>
      <w:r>
        <w:t>the</w:t>
      </w:r>
      <w:r>
        <w:rPr>
          <w:spacing w:val="-10"/>
        </w:rPr>
        <w:t xml:space="preserve"> </w:t>
      </w:r>
      <w:r>
        <w:rPr>
          <w:spacing w:val="-7"/>
        </w:rPr>
        <w:t>P.I.</w:t>
      </w:r>
      <w:r>
        <w:rPr>
          <w:spacing w:val="-9"/>
        </w:rPr>
        <w:t xml:space="preserve"> </w:t>
      </w:r>
      <w:r>
        <w:t>(NPR)</w:t>
      </w:r>
      <w:r>
        <w:rPr>
          <w:spacing w:val="-10"/>
        </w:rPr>
        <w:t xml:space="preserve"> </w:t>
      </w:r>
      <w:r>
        <w:t>and</w:t>
      </w:r>
      <w:r>
        <w:rPr>
          <w:spacing w:val="-10"/>
        </w:rPr>
        <w:t xml:space="preserve"> </w:t>
      </w:r>
      <w:r>
        <w:t>PhD1</w:t>
      </w:r>
      <w:r>
        <w:rPr>
          <w:spacing w:val="-10"/>
        </w:rPr>
        <w:t xml:space="preserve"> </w:t>
      </w:r>
      <w:r>
        <w:t>effort</w:t>
      </w:r>
      <w:r>
        <w:rPr>
          <w:spacing w:val="-10"/>
        </w:rPr>
        <w:t xml:space="preserve"> </w:t>
      </w:r>
      <w:r>
        <w:t>will</w:t>
      </w:r>
      <w:r>
        <w:rPr>
          <w:spacing w:val="-10"/>
        </w:rPr>
        <w:t xml:space="preserve"> </w:t>
      </w:r>
      <w:r>
        <w:t>be</w:t>
      </w:r>
      <w:r>
        <w:rPr>
          <w:spacing w:val="-10"/>
        </w:rPr>
        <w:t xml:space="preserve"> </w:t>
      </w:r>
      <w:r>
        <w:t>directed</w:t>
      </w:r>
      <w:r>
        <w:rPr>
          <w:spacing w:val="-10"/>
        </w:rPr>
        <w:t xml:space="preserve"> </w:t>
      </w:r>
      <w:r>
        <w:t>towards</w:t>
      </w:r>
      <w:r>
        <w:rPr>
          <w:spacing w:val="-10"/>
        </w:rPr>
        <w:t xml:space="preserve"> </w:t>
      </w:r>
      <w:r>
        <w:t>this.</w:t>
      </w:r>
      <w:r>
        <w:rPr>
          <w:spacing w:val="5"/>
        </w:rPr>
        <w:t xml:space="preserve"> </w:t>
      </w:r>
      <w:r>
        <w:t>As such,</w:t>
      </w:r>
      <w:r>
        <w:rPr>
          <w:spacing w:val="-5"/>
        </w:rPr>
        <w:t xml:space="preserve"> </w:t>
      </w:r>
      <w:r>
        <w:t>we</w:t>
      </w:r>
      <w:r>
        <w:rPr>
          <w:spacing w:val="-5"/>
        </w:rPr>
        <w:t xml:space="preserve"> </w:t>
      </w:r>
      <w:r>
        <w:t>deem</w:t>
      </w:r>
      <w:r>
        <w:rPr>
          <w:spacing w:val="-5"/>
        </w:rPr>
        <w:t xml:space="preserve"> </w:t>
      </w:r>
      <w:r>
        <w:t>this</w:t>
      </w:r>
      <w:r>
        <w:rPr>
          <w:spacing w:val="-5"/>
        </w:rPr>
        <w:t xml:space="preserve"> </w:t>
      </w:r>
      <w:r>
        <w:t>medium-risk.</w:t>
      </w:r>
      <w:r>
        <w:rPr>
          <w:spacing w:val="10"/>
        </w:rPr>
        <w:t xml:space="preserve"> </w:t>
      </w:r>
      <w:r>
        <w:rPr>
          <w:b/>
        </w:rPr>
        <w:t>Key</w:t>
      </w:r>
      <w:r>
        <w:rPr>
          <w:b/>
          <w:spacing w:val="-5"/>
        </w:rPr>
        <w:t xml:space="preserve"> </w:t>
      </w:r>
      <w:r>
        <w:rPr>
          <w:b/>
        </w:rPr>
        <w:t>Deliverables:</w:t>
      </w:r>
      <w:r>
        <w:rPr>
          <w:b/>
          <w:spacing w:val="7"/>
        </w:rPr>
        <w:t xml:space="preserve"> </w:t>
      </w:r>
      <w:r>
        <w:t>Measurements,</w:t>
      </w:r>
      <w:r>
        <w:rPr>
          <w:spacing w:val="-5"/>
        </w:rPr>
        <w:t xml:space="preserve"> </w:t>
      </w:r>
      <w:r>
        <w:t>for</w:t>
      </w:r>
      <w:r>
        <w:rPr>
          <w:spacing w:val="-6"/>
        </w:rPr>
        <w:t xml:space="preserve"> </w:t>
      </w:r>
      <w:r>
        <w:t>the</w:t>
      </w:r>
      <w:r>
        <w:rPr>
          <w:spacing w:val="-5"/>
        </w:rPr>
        <w:t xml:space="preserve"> </w:t>
      </w:r>
      <w:r>
        <w:t>first</w:t>
      </w:r>
      <w:r>
        <w:rPr>
          <w:spacing w:val="-5"/>
        </w:rPr>
        <w:t xml:space="preserve"> </w:t>
      </w:r>
      <w:r>
        <w:t>time</w:t>
      </w:r>
      <w:r>
        <w:rPr>
          <w:spacing w:val="-5"/>
        </w:rPr>
        <w:t xml:space="preserve"> </w:t>
      </w:r>
      <w:r>
        <w:t>of</w:t>
      </w:r>
      <w:r>
        <w:rPr>
          <w:spacing w:val="-6"/>
        </w:rPr>
        <w:t xml:space="preserve"> </w:t>
      </w:r>
      <w:r>
        <w:t>how</w:t>
      </w:r>
      <w:r>
        <w:rPr>
          <w:spacing w:val="-5"/>
        </w:rPr>
        <w:t xml:space="preserve"> </w:t>
      </w:r>
      <w:r>
        <w:t>the</w:t>
      </w:r>
      <w:r>
        <w:rPr>
          <w:spacing w:val="-5"/>
        </w:rPr>
        <w:t xml:space="preserve"> </w:t>
      </w:r>
      <w:r>
        <w:t xml:space="preserve">light-curves and spectra of quasars depend on </w:t>
      </w:r>
      <w:r>
        <w:rPr>
          <w:spacing w:val="-3"/>
        </w:rPr>
        <w:t xml:space="preserve">key </w:t>
      </w:r>
      <w:r>
        <w:t xml:space="preserve">physical quasar properties e.g. </w:t>
      </w:r>
      <w:r>
        <w:rPr>
          <w:i/>
        </w:rPr>
        <w:t>M</w:t>
      </w:r>
      <w:r>
        <w:rPr>
          <w:vertAlign w:val="subscript"/>
        </w:rPr>
        <w:t>SMBH</w:t>
      </w:r>
      <w:r>
        <w:t xml:space="preserve">, luminosity, </w:t>
      </w:r>
      <w:r>
        <w:rPr>
          <w:rFonts w:ascii="Calibri" w:hAnsi="Calibri"/>
          <w:i/>
        </w:rPr>
        <w:t xml:space="preserve">λ </w:t>
      </w:r>
      <w:r>
        <w:rPr>
          <w:rFonts w:ascii="Tahoma" w:hAnsi="Tahoma"/>
        </w:rPr>
        <w:t xml:space="preserve">= </w:t>
      </w:r>
      <w:proofErr w:type="gramStart"/>
      <w:r>
        <w:t>log</w:t>
      </w:r>
      <w:r>
        <w:rPr>
          <w:rFonts w:ascii="Tahoma" w:hAnsi="Tahoma"/>
        </w:rPr>
        <w:t>(</w:t>
      </w:r>
      <w:proofErr w:type="gramEnd"/>
      <w:r>
        <w:rPr>
          <w:i/>
        </w:rPr>
        <w:t>L</w:t>
      </w:r>
      <w:r>
        <w:rPr>
          <w:rFonts w:ascii="Century Gothic" w:hAnsi="Century Gothic"/>
          <w:i/>
        </w:rPr>
        <w:t>/</w:t>
      </w:r>
      <w:proofErr w:type="spellStart"/>
      <w:r>
        <w:rPr>
          <w:i/>
        </w:rPr>
        <w:t>L</w:t>
      </w:r>
      <w:r>
        <w:rPr>
          <w:vertAlign w:val="subscript"/>
        </w:rPr>
        <w:t>Edd</w:t>
      </w:r>
      <w:proofErr w:type="spellEnd"/>
      <w:r>
        <w:rPr>
          <w:rFonts w:ascii="Tahoma" w:hAnsi="Tahoma"/>
        </w:rPr>
        <w:t>)</w:t>
      </w:r>
      <w:r>
        <w:t>, spin etc. These measurements will allow us to make direct comparisons to accretion disk</w:t>
      </w:r>
      <w:r>
        <w:rPr>
          <w:spacing w:val="-31"/>
        </w:rPr>
        <w:t xml:space="preserve"> </w:t>
      </w:r>
      <w:r>
        <w:t>models.</w:t>
      </w:r>
    </w:p>
    <w:p w14:paraId="401F8FDB" w14:textId="654CC719" w:rsidR="0098636F" w:rsidRDefault="00CC7689">
      <w:pPr>
        <w:pStyle w:val="BodyText"/>
        <w:spacing w:before="125" w:line="256" w:lineRule="auto"/>
        <w:ind w:right="100" w:firstLine="5"/>
        <w:jc w:val="both"/>
      </w:pPr>
      <w:r>
        <w:rPr>
          <w:b/>
          <w:spacing w:val="6"/>
        </w:rPr>
        <w:t>WP4: A</w:t>
      </w:r>
      <w:r>
        <w:rPr>
          <w:b/>
          <w:spacing w:val="6"/>
          <w:sz w:val="17"/>
        </w:rPr>
        <w:t xml:space="preserve">CCRETION </w:t>
      </w:r>
      <w:r>
        <w:rPr>
          <w:b/>
          <w:spacing w:val="6"/>
        </w:rPr>
        <w:t>D</w:t>
      </w:r>
      <w:r>
        <w:rPr>
          <w:b/>
          <w:spacing w:val="6"/>
          <w:sz w:val="17"/>
        </w:rPr>
        <w:t xml:space="preserve">ISK </w:t>
      </w:r>
      <w:r>
        <w:rPr>
          <w:b/>
          <w:spacing w:val="5"/>
          <w:sz w:val="17"/>
        </w:rPr>
        <w:t xml:space="preserve">AND </w:t>
      </w:r>
      <w:r>
        <w:rPr>
          <w:b/>
          <w:spacing w:val="5"/>
        </w:rPr>
        <w:t>Q</w:t>
      </w:r>
      <w:r>
        <w:rPr>
          <w:b/>
          <w:spacing w:val="5"/>
          <w:sz w:val="17"/>
        </w:rPr>
        <w:t xml:space="preserve">UASAR </w:t>
      </w:r>
      <w:r>
        <w:rPr>
          <w:b/>
          <w:spacing w:val="5"/>
        </w:rPr>
        <w:t>F</w:t>
      </w:r>
      <w:r>
        <w:rPr>
          <w:b/>
          <w:spacing w:val="5"/>
          <w:sz w:val="17"/>
        </w:rPr>
        <w:t xml:space="preserve">EEDBACK </w:t>
      </w:r>
      <w:r>
        <w:rPr>
          <w:b/>
          <w:spacing w:val="6"/>
        </w:rPr>
        <w:t>S</w:t>
      </w:r>
      <w:r>
        <w:rPr>
          <w:b/>
          <w:spacing w:val="6"/>
          <w:sz w:val="17"/>
        </w:rPr>
        <w:t>IMULATIONS</w:t>
      </w:r>
      <w:r>
        <w:rPr>
          <w:b/>
          <w:spacing w:val="6"/>
        </w:rPr>
        <w:t xml:space="preserve">: </w:t>
      </w:r>
      <w:r>
        <w:t>New accretion models are needed to fully</w:t>
      </w:r>
      <w:r>
        <w:rPr>
          <w:spacing w:val="-17"/>
        </w:rPr>
        <w:t xml:space="preserve"> </w:t>
      </w:r>
      <w:r>
        <w:t>explain</w:t>
      </w:r>
      <w:r>
        <w:rPr>
          <w:spacing w:val="-17"/>
        </w:rPr>
        <w:t xml:space="preserve"> </w:t>
      </w:r>
      <w:r>
        <w:t>the</w:t>
      </w:r>
      <w:r>
        <w:rPr>
          <w:spacing w:val="-17"/>
        </w:rPr>
        <w:t xml:space="preserve"> </w:t>
      </w:r>
      <w:r>
        <w:t>observational</w:t>
      </w:r>
      <w:r>
        <w:rPr>
          <w:spacing w:val="-17"/>
        </w:rPr>
        <w:t xml:space="preserve"> </w:t>
      </w:r>
      <w:r>
        <w:t>data</w:t>
      </w:r>
      <w:r>
        <w:rPr>
          <w:spacing w:val="-17"/>
        </w:rPr>
        <w:t xml:space="preserve"> </w:t>
      </w:r>
      <w:r>
        <w:t>of</w:t>
      </w:r>
      <w:r>
        <w:rPr>
          <w:spacing w:val="-17"/>
        </w:rPr>
        <w:t xml:space="preserve"> </w:t>
      </w:r>
      <w:r>
        <w:t>“changing</w:t>
      </w:r>
      <w:r>
        <w:rPr>
          <w:spacing w:val="-17"/>
        </w:rPr>
        <w:t xml:space="preserve"> </w:t>
      </w:r>
      <w:r>
        <w:t>look”</w:t>
      </w:r>
      <w:r>
        <w:rPr>
          <w:spacing w:val="-17"/>
        </w:rPr>
        <w:t xml:space="preserve"> </w:t>
      </w:r>
      <w:r>
        <w:t>quasars</w:t>
      </w:r>
      <w:r>
        <w:rPr>
          <w:spacing w:val="-17"/>
        </w:rPr>
        <w:t xml:space="preserve"> </w:t>
      </w:r>
      <w:r>
        <w:t>that</w:t>
      </w:r>
      <w:r>
        <w:rPr>
          <w:spacing w:val="-17"/>
        </w:rPr>
        <w:t xml:space="preserve"> </w:t>
      </w:r>
      <w:r>
        <w:t>we</w:t>
      </w:r>
      <w:r>
        <w:rPr>
          <w:spacing w:val="-17"/>
        </w:rPr>
        <w:t xml:space="preserve"> </w:t>
      </w:r>
      <w:r>
        <w:rPr>
          <w:spacing w:val="-3"/>
        </w:rPr>
        <w:t>have</w:t>
      </w:r>
      <w:r>
        <w:rPr>
          <w:spacing w:val="-17"/>
        </w:rPr>
        <w:t xml:space="preserve"> </w:t>
      </w:r>
      <w:r>
        <w:t>examples</w:t>
      </w:r>
      <w:r>
        <w:rPr>
          <w:spacing w:val="-17"/>
        </w:rPr>
        <w:t xml:space="preserve"> </w:t>
      </w:r>
      <w:r>
        <w:t>of</w:t>
      </w:r>
      <w:r>
        <w:rPr>
          <w:spacing w:val="-17"/>
        </w:rPr>
        <w:t xml:space="preserve"> </w:t>
      </w:r>
      <w:r>
        <w:t>today</w:t>
      </w:r>
      <w:r>
        <w:rPr>
          <w:spacing w:val="-17"/>
        </w:rPr>
        <w:t xml:space="preserve"> </w:t>
      </w:r>
      <w:r>
        <w:t>and</w:t>
      </w:r>
      <w:r>
        <w:rPr>
          <w:spacing w:val="-17"/>
        </w:rPr>
        <w:t xml:space="preserve"> </w:t>
      </w:r>
      <w:r>
        <w:t>the</w:t>
      </w:r>
      <w:r>
        <w:rPr>
          <w:spacing w:val="-17"/>
        </w:rPr>
        <w:t xml:space="preserve"> </w:t>
      </w:r>
      <w:r>
        <w:t>“Quasar Viscosity</w:t>
      </w:r>
      <w:r>
        <w:rPr>
          <w:spacing w:val="-5"/>
        </w:rPr>
        <w:t xml:space="preserve"> </w:t>
      </w:r>
      <w:r>
        <w:t>Crisis”.</w:t>
      </w:r>
      <w:r>
        <w:rPr>
          <w:spacing w:val="13"/>
        </w:rPr>
        <w:t xml:space="preserve"> </w:t>
      </w:r>
      <w:r>
        <w:t>New</w:t>
      </w:r>
      <w:r>
        <w:rPr>
          <w:spacing w:val="-5"/>
        </w:rPr>
        <w:t xml:space="preserve"> </w:t>
      </w:r>
      <w:r>
        <w:t>radiation</w:t>
      </w:r>
      <w:r>
        <w:rPr>
          <w:spacing w:val="-5"/>
        </w:rPr>
        <w:t xml:space="preserve"> </w:t>
      </w:r>
      <w:r>
        <w:t>MHD</w:t>
      </w:r>
      <w:r>
        <w:rPr>
          <w:spacing w:val="-6"/>
        </w:rPr>
        <w:t xml:space="preserve"> </w:t>
      </w:r>
      <w:r>
        <w:t>codes</w:t>
      </w:r>
      <w:r>
        <w:rPr>
          <w:spacing w:val="-5"/>
        </w:rPr>
        <w:t xml:space="preserve"> </w:t>
      </w:r>
      <w:r>
        <w:t>begin</w:t>
      </w:r>
      <w:r>
        <w:rPr>
          <w:spacing w:val="-5"/>
        </w:rPr>
        <w:t xml:space="preserve"> </w:t>
      </w:r>
      <w:r>
        <w:t>to</w:t>
      </w:r>
      <w:r>
        <w:rPr>
          <w:spacing w:val="-5"/>
        </w:rPr>
        <w:t xml:space="preserve"> </w:t>
      </w:r>
      <w:r>
        <w:t>explain</w:t>
      </w:r>
      <w:r>
        <w:rPr>
          <w:spacing w:val="-6"/>
        </w:rPr>
        <w:t xml:space="preserve"> </w:t>
      </w:r>
      <w:r>
        <w:t>the</w:t>
      </w:r>
      <w:r>
        <w:rPr>
          <w:spacing w:val="-5"/>
        </w:rPr>
        <w:t xml:space="preserve"> </w:t>
      </w:r>
      <w:r>
        <w:t>observations</w:t>
      </w:r>
      <w:r>
        <w:rPr>
          <w:spacing w:val="-5"/>
        </w:rPr>
        <w:t xml:space="preserve"> </w:t>
      </w:r>
      <w:r>
        <w:t>here,</w:t>
      </w:r>
      <w:r>
        <w:rPr>
          <w:spacing w:val="-4"/>
        </w:rPr>
        <w:t xml:space="preserve"> </w:t>
      </w:r>
      <w:r>
        <w:t>but</w:t>
      </w:r>
      <w:r>
        <w:rPr>
          <w:spacing w:val="-5"/>
        </w:rPr>
        <w:t xml:space="preserve"> </w:t>
      </w:r>
      <w:r>
        <w:t>further</w:t>
      </w:r>
      <w:r>
        <w:rPr>
          <w:spacing w:val="-5"/>
        </w:rPr>
        <w:t xml:space="preserve"> </w:t>
      </w:r>
      <w:r>
        <w:t>development is needed to gain the desired deep understanding. Cosmological-scale hydrodynamic simulations with stellar and</w:t>
      </w:r>
      <w:r>
        <w:rPr>
          <w:spacing w:val="-4"/>
        </w:rPr>
        <w:t xml:space="preserve"> </w:t>
      </w:r>
      <w:r>
        <w:t>quasar</w:t>
      </w:r>
      <w:r>
        <w:rPr>
          <w:spacing w:val="-4"/>
        </w:rPr>
        <w:t xml:space="preserve"> </w:t>
      </w:r>
      <w:proofErr w:type="spellStart"/>
      <w:r>
        <w:t>feedbasck</w:t>
      </w:r>
      <w:proofErr w:type="spellEnd"/>
      <w:r>
        <w:rPr>
          <w:spacing w:val="-4"/>
        </w:rPr>
        <w:t xml:space="preserve"> </w:t>
      </w:r>
      <w:r>
        <w:t>are</w:t>
      </w:r>
      <w:r>
        <w:rPr>
          <w:spacing w:val="-4"/>
        </w:rPr>
        <w:t xml:space="preserve"> </w:t>
      </w:r>
      <w:r>
        <w:t>now</w:t>
      </w:r>
      <w:r>
        <w:rPr>
          <w:spacing w:val="-4"/>
        </w:rPr>
        <w:t xml:space="preserve"> </w:t>
      </w:r>
      <w:r>
        <w:t>also</w:t>
      </w:r>
      <w:r>
        <w:rPr>
          <w:spacing w:val="-4"/>
        </w:rPr>
        <w:t xml:space="preserve"> </w:t>
      </w:r>
      <w:r>
        <w:t>online.</w:t>
      </w:r>
      <w:r>
        <w:rPr>
          <w:spacing w:val="11"/>
        </w:rPr>
        <w:t xml:space="preserve"> </w:t>
      </w:r>
      <w:r>
        <w:t>The</w:t>
      </w:r>
      <w:r>
        <w:rPr>
          <w:spacing w:val="-4"/>
        </w:rPr>
        <w:t xml:space="preserve"> </w:t>
      </w:r>
      <w:r w:rsidRPr="00665643">
        <w:rPr>
          <w:b/>
          <w:rPrChange w:id="62" w:author="Dora" w:date="2018-02-12T11:21:00Z">
            <w:rPr/>
          </w:rPrChange>
        </w:rPr>
        <w:t>exceedingly</w:t>
      </w:r>
      <w:r w:rsidRPr="00665643">
        <w:rPr>
          <w:b/>
          <w:spacing w:val="-4"/>
          <w:rPrChange w:id="63" w:author="Dora" w:date="2018-02-12T11:21:00Z">
            <w:rPr>
              <w:spacing w:val="-4"/>
            </w:rPr>
          </w:rPrChange>
        </w:rPr>
        <w:t xml:space="preserve"> </w:t>
      </w:r>
      <w:r w:rsidRPr="00665643">
        <w:rPr>
          <w:b/>
          <w:rPrChange w:id="64" w:author="Dora" w:date="2018-02-12T11:21:00Z">
            <w:rPr/>
          </w:rPrChange>
        </w:rPr>
        <w:t>ambitious</w:t>
      </w:r>
      <w:r w:rsidRPr="00665643">
        <w:rPr>
          <w:b/>
          <w:spacing w:val="-4"/>
          <w:rPrChange w:id="65" w:author="Dora" w:date="2018-02-12T11:21:00Z">
            <w:rPr>
              <w:spacing w:val="-4"/>
            </w:rPr>
          </w:rPrChange>
        </w:rPr>
        <w:t xml:space="preserve"> </w:t>
      </w:r>
      <w:r w:rsidRPr="00665643">
        <w:rPr>
          <w:b/>
          <w:rPrChange w:id="66" w:author="Dora" w:date="2018-02-12T11:21:00Z">
            <w:rPr/>
          </w:rPrChange>
        </w:rPr>
        <w:t>goal</w:t>
      </w:r>
      <w:r>
        <w:rPr>
          <w:spacing w:val="-4"/>
        </w:rPr>
        <w:t xml:space="preserve"> </w:t>
      </w:r>
      <w:r>
        <w:t>of</w:t>
      </w:r>
      <w:r>
        <w:rPr>
          <w:spacing w:val="-4"/>
        </w:rPr>
        <w:t xml:space="preserve"> </w:t>
      </w:r>
      <w:r>
        <w:t>WP5</w:t>
      </w:r>
      <w:r>
        <w:rPr>
          <w:spacing w:val="-4"/>
        </w:rPr>
        <w:t xml:space="preserve"> </w:t>
      </w:r>
      <w:r>
        <w:t>is</w:t>
      </w:r>
      <w:r>
        <w:rPr>
          <w:spacing w:val="-4"/>
        </w:rPr>
        <w:t xml:space="preserve"> </w:t>
      </w:r>
      <w:r>
        <w:t>to</w:t>
      </w:r>
      <w:r>
        <w:rPr>
          <w:spacing w:val="-4"/>
        </w:rPr>
        <w:t xml:space="preserve"> </w:t>
      </w:r>
      <w:r>
        <w:t>develop</w:t>
      </w:r>
      <w:r>
        <w:rPr>
          <w:spacing w:val="-4"/>
        </w:rPr>
        <w:t xml:space="preserve"> </w:t>
      </w:r>
      <w:r>
        <w:t>new</w:t>
      </w:r>
      <w:r>
        <w:rPr>
          <w:spacing w:val="-4"/>
        </w:rPr>
        <w:t xml:space="preserve"> </w:t>
      </w:r>
      <w:r>
        <w:t>holistic accretion</w:t>
      </w:r>
      <w:r>
        <w:rPr>
          <w:spacing w:val="-18"/>
        </w:rPr>
        <w:t xml:space="preserve"> </w:t>
      </w:r>
      <w:r>
        <w:t>disk-to-cosmological</w:t>
      </w:r>
      <w:r>
        <w:rPr>
          <w:spacing w:val="-18"/>
        </w:rPr>
        <w:t xml:space="preserve"> </w:t>
      </w:r>
      <w:r>
        <w:t>scale</w:t>
      </w:r>
      <w:r>
        <w:rPr>
          <w:spacing w:val="-18"/>
        </w:rPr>
        <w:t xml:space="preserve"> </w:t>
      </w:r>
      <w:r>
        <w:t>simulations</w:t>
      </w:r>
      <w:r>
        <w:rPr>
          <w:spacing w:val="-18"/>
        </w:rPr>
        <w:t xml:space="preserve"> </w:t>
      </w:r>
      <w:r>
        <w:t>that</w:t>
      </w:r>
      <w:r>
        <w:rPr>
          <w:spacing w:val="-18"/>
        </w:rPr>
        <w:t xml:space="preserve"> </w:t>
      </w:r>
      <w:r>
        <w:t>explain</w:t>
      </w:r>
      <w:r>
        <w:rPr>
          <w:spacing w:val="-18"/>
        </w:rPr>
        <w:t xml:space="preserve"> </w:t>
      </w:r>
      <w:r>
        <w:t>our</w:t>
      </w:r>
      <w:r>
        <w:rPr>
          <w:spacing w:val="-18"/>
        </w:rPr>
        <w:t xml:space="preserve"> </w:t>
      </w:r>
      <w:r>
        <w:t>observational</w:t>
      </w:r>
      <w:r>
        <w:rPr>
          <w:spacing w:val="-18"/>
        </w:rPr>
        <w:t xml:space="preserve"> </w:t>
      </w:r>
      <w:r>
        <w:t>results</w:t>
      </w:r>
      <w:r>
        <w:rPr>
          <w:spacing w:val="-18"/>
        </w:rPr>
        <w:t xml:space="preserve"> </w:t>
      </w:r>
      <w:r>
        <w:t>and</w:t>
      </w:r>
      <w:r>
        <w:rPr>
          <w:spacing w:val="-18"/>
        </w:rPr>
        <w:t xml:space="preserve"> </w:t>
      </w:r>
      <w:r>
        <w:t>link</w:t>
      </w:r>
      <w:r>
        <w:rPr>
          <w:spacing w:val="-18"/>
        </w:rPr>
        <w:t xml:space="preserve"> </w:t>
      </w:r>
      <w:r>
        <w:t>them</w:t>
      </w:r>
      <w:r>
        <w:rPr>
          <w:spacing w:val="-18"/>
        </w:rPr>
        <w:t xml:space="preserve"> </w:t>
      </w:r>
      <w:r>
        <w:t>to</w:t>
      </w:r>
      <w:r>
        <w:rPr>
          <w:spacing w:val="-18"/>
        </w:rPr>
        <w:t xml:space="preserve"> </w:t>
      </w:r>
      <w:r>
        <w:t>“quasar feedback”.</w:t>
      </w:r>
      <w:r>
        <w:rPr>
          <w:spacing w:val="10"/>
        </w:rPr>
        <w:t xml:space="preserve"> </w:t>
      </w:r>
      <w:r>
        <w:t>WP4</w:t>
      </w:r>
      <w:r>
        <w:rPr>
          <w:spacing w:val="-6"/>
        </w:rPr>
        <w:t xml:space="preserve"> </w:t>
      </w:r>
      <w:r>
        <w:t>is</w:t>
      </w:r>
      <w:r>
        <w:rPr>
          <w:spacing w:val="-6"/>
        </w:rPr>
        <w:t xml:space="preserve"> </w:t>
      </w:r>
      <w:r>
        <w:t>thus</w:t>
      </w:r>
      <w:r>
        <w:rPr>
          <w:spacing w:val="-6"/>
        </w:rPr>
        <w:t xml:space="preserve"> </w:t>
      </w:r>
      <w:r>
        <w:t>high-risk</w:t>
      </w:r>
      <w:r>
        <w:rPr>
          <w:spacing w:val="-6"/>
        </w:rPr>
        <w:t xml:space="preserve"> </w:t>
      </w:r>
      <w:r>
        <w:t>due</w:t>
      </w:r>
      <w:r>
        <w:rPr>
          <w:spacing w:val="-6"/>
        </w:rPr>
        <w:t xml:space="preserve"> </w:t>
      </w:r>
      <w:r>
        <w:t>to</w:t>
      </w:r>
      <w:r>
        <w:rPr>
          <w:spacing w:val="-6"/>
        </w:rPr>
        <w:t xml:space="preserve"> </w:t>
      </w:r>
      <w:r>
        <w:t>its</w:t>
      </w:r>
      <w:r>
        <w:rPr>
          <w:spacing w:val="-6"/>
        </w:rPr>
        <w:t xml:space="preserve"> </w:t>
      </w:r>
      <w:r>
        <w:t>novel</w:t>
      </w:r>
      <w:r>
        <w:rPr>
          <w:spacing w:val="-6"/>
        </w:rPr>
        <w:t xml:space="preserve"> </w:t>
      </w:r>
      <w:r>
        <w:t>nature</w:t>
      </w:r>
      <w:r>
        <w:rPr>
          <w:spacing w:val="-6"/>
        </w:rPr>
        <w:t xml:space="preserve"> </w:t>
      </w:r>
      <w:r>
        <w:t>and</w:t>
      </w:r>
      <w:r>
        <w:rPr>
          <w:spacing w:val="-6"/>
        </w:rPr>
        <w:t xml:space="preserve"> </w:t>
      </w:r>
      <w:r>
        <w:t>algorithmic</w:t>
      </w:r>
      <w:r>
        <w:rPr>
          <w:spacing w:val="-6"/>
        </w:rPr>
        <w:t xml:space="preserve"> </w:t>
      </w:r>
      <w:r>
        <w:t>complexity.</w:t>
      </w:r>
      <w:r>
        <w:rPr>
          <w:spacing w:val="8"/>
        </w:rPr>
        <w:t xml:space="preserve"> </w:t>
      </w:r>
      <w:r>
        <w:rPr>
          <w:spacing w:val="-9"/>
        </w:rPr>
        <w:t>We</w:t>
      </w:r>
      <w:r>
        <w:rPr>
          <w:spacing w:val="-6"/>
        </w:rPr>
        <w:t xml:space="preserve"> </w:t>
      </w:r>
      <w:r>
        <w:t>also</w:t>
      </w:r>
      <w:r>
        <w:rPr>
          <w:spacing w:val="-6"/>
        </w:rPr>
        <w:t xml:space="preserve"> </w:t>
      </w:r>
      <w:r>
        <w:t>envisage</w:t>
      </w:r>
      <w:r>
        <w:rPr>
          <w:spacing w:val="-6"/>
        </w:rPr>
        <w:t xml:space="preserve"> </w:t>
      </w:r>
      <w:r>
        <w:t>ramp- up time to get our theoretical simulations to the level that will be required by our beyond-the-state-of-the-art dataset.</w:t>
      </w:r>
      <w:r>
        <w:rPr>
          <w:spacing w:val="5"/>
        </w:rPr>
        <w:t xml:space="preserve"> </w:t>
      </w:r>
      <w:r>
        <w:rPr>
          <w:spacing w:val="-4"/>
        </w:rPr>
        <w:t>However,</w:t>
      </w:r>
      <w:r>
        <w:rPr>
          <w:spacing w:val="-10"/>
        </w:rPr>
        <w:t xml:space="preserve"> </w:t>
      </w:r>
      <w:r>
        <w:t>we</w:t>
      </w:r>
      <w:r>
        <w:rPr>
          <w:spacing w:val="-11"/>
        </w:rPr>
        <w:t xml:space="preserve"> </w:t>
      </w:r>
      <w:r>
        <w:t>mitigate</w:t>
      </w:r>
      <w:r>
        <w:rPr>
          <w:spacing w:val="-11"/>
        </w:rPr>
        <w:t xml:space="preserve"> </w:t>
      </w:r>
      <w:r>
        <w:t>this</w:t>
      </w:r>
      <w:r>
        <w:rPr>
          <w:spacing w:val="-11"/>
        </w:rPr>
        <w:t xml:space="preserve"> </w:t>
      </w:r>
      <w:r>
        <w:t>risk</w:t>
      </w:r>
      <w:r>
        <w:rPr>
          <w:spacing w:val="-11"/>
        </w:rPr>
        <w:t xml:space="preserve"> </w:t>
      </w:r>
      <w:r>
        <w:t>first</w:t>
      </w:r>
      <w:r>
        <w:rPr>
          <w:spacing w:val="-11"/>
        </w:rPr>
        <w:t xml:space="preserve"> </w:t>
      </w:r>
      <w:r>
        <w:t>by</w:t>
      </w:r>
      <w:r>
        <w:rPr>
          <w:spacing w:val="-11"/>
        </w:rPr>
        <w:t xml:space="preserve"> </w:t>
      </w:r>
      <w:r>
        <w:t>noting</w:t>
      </w:r>
      <w:r>
        <w:rPr>
          <w:spacing w:val="-11"/>
        </w:rPr>
        <w:t xml:space="preserve"> </w:t>
      </w:r>
      <w:r>
        <w:t>this</w:t>
      </w:r>
      <w:r>
        <w:rPr>
          <w:spacing w:val="-11"/>
        </w:rPr>
        <w:t xml:space="preserve"> </w:t>
      </w:r>
      <w:r>
        <w:t>will</w:t>
      </w:r>
      <w:r>
        <w:rPr>
          <w:spacing w:val="-11"/>
        </w:rPr>
        <w:t xml:space="preserve"> </w:t>
      </w:r>
      <w:r>
        <w:t>be</w:t>
      </w:r>
      <w:r>
        <w:rPr>
          <w:spacing w:val="-11"/>
        </w:rPr>
        <w:t xml:space="preserve"> </w:t>
      </w:r>
      <w:r>
        <w:t>the</w:t>
      </w:r>
      <w:r>
        <w:rPr>
          <w:spacing w:val="-11"/>
        </w:rPr>
        <w:t xml:space="preserve"> </w:t>
      </w:r>
      <w:r>
        <w:t>lead</w:t>
      </w:r>
      <w:r>
        <w:rPr>
          <w:spacing w:val="-11"/>
        </w:rPr>
        <w:t xml:space="preserve"> </w:t>
      </w:r>
      <w:r>
        <w:t>WP</w:t>
      </w:r>
      <w:r>
        <w:rPr>
          <w:spacing w:val="-11"/>
        </w:rPr>
        <w:t xml:space="preserve"> </w:t>
      </w:r>
      <w:r>
        <w:t>and</w:t>
      </w:r>
      <w:r>
        <w:rPr>
          <w:spacing w:val="-11"/>
        </w:rPr>
        <w:t xml:space="preserve"> </w:t>
      </w:r>
      <w:r>
        <w:t>top</w:t>
      </w:r>
      <w:r>
        <w:rPr>
          <w:spacing w:val="-11"/>
        </w:rPr>
        <w:t xml:space="preserve"> </w:t>
      </w:r>
      <w:r>
        <w:t>priority</w:t>
      </w:r>
      <w:r>
        <w:rPr>
          <w:spacing w:val="-11"/>
        </w:rPr>
        <w:t xml:space="preserve"> </w:t>
      </w:r>
      <w:r>
        <w:t>for</w:t>
      </w:r>
      <w:r>
        <w:rPr>
          <w:spacing w:val="-11"/>
        </w:rPr>
        <w:t xml:space="preserve"> </w:t>
      </w:r>
      <w:r>
        <w:t>PDRA3.</w:t>
      </w:r>
      <w:r>
        <w:rPr>
          <w:spacing w:val="5"/>
        </w:rPr>
        <w:t xml:space="preserve"> </w:t>
      </w:r>
      <w:r>
        <w:rPr>
          <w:spacing w:val="-9"/>
        </w:rPr>
        <w:t xml:space="preserve">We </w:t>
      </w:r>
      <w:r>
        <w:t>further</w:t>
      </w:r>
      <w:r>
        <w:rPr>
          <w:spacing w:val="-11"/>
        </w:rPr>
        <w:t xml:space="preserve"> </w:t>
      </w:r>
      <w:r>
        <w:t>mitigate</w:t>
      </w:r>
      <w:r>
        <w:rPr>
          <w:spacing w:val="-11"/>
        </w:rPr>
        <w:t xml:space="preserve"> </w:t>
      </w:r>
      <w:r>
        <w:t>this</w:t>
      </w:r>
      <w:r>
        <w:rPr>
          <w:spacing w:val="-11"/>
        </w:rPr>
        <w:t xml:space="preserve"> </w:t>
      </w:r>
      <w:r>
        <w:t>risk</w:t>
      </w:r>
      <w:r>
        <w:rPr>
          <w:spacing w:val="-11"/>
        </w:rPr>
        <w:t xml:space="preserve"> </w:t>
      </w:r>
      <w:r>
        <w:t>by</w:t>
      </w:r>
      <w:r>
        <w:rPr>
          <w:spacing w:val="-11"/>
        </w:rPr>
        <w:t xml:space="preserve"> </w:t>
      </w:r>
      <w:r>
        <w:t>invoking</w:t>
      </w:r>
      <w:r>
        <w:rPr>
          <w:spacing w:val="-11"/>
        </w:rPr>
        <w:t xml:space="preserve"> </w:t>
      </w:r>
      <w:r>
        <w:t>collaboration</w:t>
      </w:r>
      <w:r>
        <w:rPr>
          <w:spacing w:val="-11"/>
        </w:rPr>
        <w:t xml:space="preserve"> </w:t>
      </w:r>
      <w:r>
        <w:t>with</w:t>
      </w:r>
      <w:r>
        <w:rPr>
          <w:spacing w:val="-11"/>
        </w:rPr>
        <w:t xml:space="preserve"> </w:t>
      </w:r>
      <w:r>
        <w:t>accretion</w:t>
      </w:r>
      <w:r>
        <w:rPr>
          <w:spacing w:val="-11"/>
        </w:rPr>
        <w:t xml:space="preserve"> </w:t>
      </w:r>
      <w:r>
        <w:t>disk</w:t>
      </w:r>
      <w:r>
        <w:rPr>
          <w:spacing w:val="-11"/>
        </w:rPr>
        <w:t xml:space="preserve"> </w:t>
      </w:r>
      <w:r>
        <w:t>theorist</w:t>
      </w:r>
      <w:r>
        <w:rPr>
          <w:spacing w:val="-11"/>
        </w:rPr>
        <w:t xml:space="preserve"> </w:t>
      </w:r>
      <w:r>
        <w:t>Prof.</w:t>
      </w:r>
      <w:r>
        <w:rPr>
          <w:spacing w:val="2"/>
        </w:rPr>
        <w:t xml:space="preserve"> </w:t>
      </w:r>
      <w:r>
        <w:t>Ken</w:t>
      </w:r>
      <w:r>
        <w:rPr>
          <w:spacing w:val="-11"/>
        </w:rPr>
        <w:t xml:space="preserve"> </w:t>
      </w:r>
      <w:r>
        <w:t>Rice</w:t>
      </w:r>
      <w:r>
        <w:rPr>
          <w:spacing w:val="-11"/>
        </w:rPr>
        <w:t xml:space="preserve"> </w:t>
      </w:r>
      <w:r>
        <w:t>(WKMR;</w:t>
      </w:r>
      <w:r>
        <w:rPr>
          <w:spacing w:val="-11"/>
        </w:rPr>
        <w:t xml:space="preserve"> </w:t>
      </w:r>
      <w:r>
        <w:t xml:space="preserve">Chair of Computational Astrophysics at the </w:t>
      </w:r>
      <w:proofErr w:type="spellStart"/>
      <w:r>
        <w:t>IfA</w:t>
      </w:r>
      <w:proofErr w:type="spellEnd"/>
      <w:r>
        <w:t xml:space="preserve">, University of Edinburgh) and Prof. </w:t>
      </w:r>
      <w:proofErr w:type="spellStart"/>
      <w:r>
        <w:t>Romeel</w:t>
      </w:r>
      <w:proofErr w:type="spellEnd"/>
      <w:r>
        <w:t xml:space="preserve"> </w:t>
      </w:r>
      <w:r>
        <w:rPr>
          <w:spacing w:val="-3"/>
        </w:rPr>
        <w:t xml:space="preserve">Dave </w:t>
      </w:r>
      <w:r>
        <w:t xml:space="preserve">(RSD; Chair of Physics in the </w:t>
      </w:r>
      <w:proofErr w:type="spellStart"/>
      <w:r>
        <w:t>IfA</w:t>
      </w:r>
      <w:proofErr w:type="spellEnd"/>
      <w:r>
        <w:t xml:space="preserve">, University of Edinburgh). Thus PDRA3, NPR, </w:t>
      </w:r>
      <w:commentRangeStart w:id="67"/>
      <w:commentRangeStart w:id="68"/>
      <w:r>
        <w:t>potentially</w:t>
      </w:r>
      <w:commentRangeEnd w:id="67"/>
      <w:r w:rsidR="00665643">
        <w:rPr>
          <w:rStyle w:val="CommentReference"/>
        </w:rPr>
        <w:commentReference w:id="67"/>
      </w:r>
      <w:commentRangeEnd w:id="68"/>
      <w:r w:rsidR="00A81420">
        <w:rPr>
          <w:rStyle w:val="CommentReference"/>
        </w:rPr>
        <w:commentReference w:id="68"/>
      </w:r>
      <w:r>
        <w:t xml:space="preserve"> PDRA2, with guidance where </w:t>
      </w:r>
      <w:ins w:id="69" w:author="Dora" w:date="2018-02-12T11:24:00Z">
        <w:r w:rsidR="00665643">
          <w:t xml:space="preserve">necessary </w:t>
        </w:r>
      </w:ins>
      <w:del w:id="70" w:author="Dora" w:date="2018-02-12T11:24:00Z">
        <w:r w:rsidDel="00665643">
          <w:delText>nesceassy</w:delText>
        </w:r>
      </w:del>
      <w:r>
        <w:t xml:space="preserve"> from WKMR and RSD would collaborate on this </w:t>
      </w:r>
      <w:r>
        <w:rPr>
          <w:spacing w:val="-9"/>
        </w:rPr>
        <w:t xml:space="preserve">WP. We </w:t>
      </w:r>
      <w:r>
        <w:t xml:space="preserve">thus classify </w:t>
      </w:r>
      <w:r>
        <w:rPr>
          <w:b/>
        </w:rPr>
        <w:t>WP4 as medium-to-high risk,</w:t>
      </w:r>
      <w:r>
        <w:rPr>
          <w:b/>
          <w:spacing w:val="-13"/>
        </w:rPr>
        <w:t xml:space="preserve"> </w:t>
      </w:r>
      <w:r>
        <w:rPr>
          <w:b/>
        </w:rPr>
        <w:t>very</w:t>
      </w:r>
      <w:r>
        <w:rPr>
          <w:b/>
          <w:spacing w:val="-14"/>
        </w:rPr>
        <w:t xml:space="preserve"> </w:t>
      </w:r>
      <w:r>
        <w:rPr>
          <w:b/>
        </w:rPr>
        <w:t>high-reward. Key</w:t>
      </w:r>
      <w:r>
        <w:rPr>
          <w:b/>
          <w:spacing w:val="-14"/>
        </w:rPr>
        <w:t xml:space="preserve"> </w:t>
      </w:r>
      <w:r>
        <w:rPr>
          <w:b/>
        </w:rPr>
        <w:t xml:space="preserve">Deliverables: </w:t>
      </w:r>
      <w:r>
        <w:t>New</w:t>
      </w:r>
      <w:r>
        <w:rPr>
          <w:spacing w:val="-14"/>
        </w:rPr>
        <w:t xml:space="preserve"> </w:t>
      </w:r>
      <w:r>
        <w:t>accretion</w:t>
      </w:r>
      <w:r>
        <w:rPr>
          <w:spacing w:val="-14"/>
        </w:rPr>
        <w:t xml:space="preserve"> </w:t>
      </w:r>
      <w:r>
        <w:t>disk</w:t>
      </w:r>
      <w:r>
        <w:rPr>
          <w:spacing w:val="-14"/>
        </w:rPr>
        <w:t xml:space="preserve"> </w:t>
      </w:r>
      <w:r>
        <w:t>models</w:t>
      </w:r>
      <w:r>
        <w:rPr>
          <w:spacing w:val="-14"/>
        </w:rPr>
        <w:t xml:space="preserve"> </w:t>
      </w:r>
      <w:r>
        <w:t>and</w:t>
      </w:r>
      <w:r>
        <w:rPr>
          <w:spacing w:val="-14"/>
        </w:rPr>
        <w:t xml:space="preserve"> </w:t>
      </w:r>
      <w:r>
        <w:t>theory</w:t>
      </w:r>
      <w:r>
        <w:rPr>
          <w:spacing w:val="-14"/>
        </w:rPr>
        <w:t xml:space="preserve"> </w:t>
      </w:r>
      <w:r>
        <w:t>that</w:t>
      </w:r>
      <w:r>
        <w:rPr>
          <w:spacing w:val="-14"/>
        </w:rPr>
        <w:t xml:space="preserve"> </w:t>
      </w:r>
      <w:r>
        <w:t>explain</w:t>
      </w:r>
      <w:r>
        <w:rPr>
          <w:spacing w:val="-14"/>
        </w:rPr>
        <w:t xml:space="preserve"> </w:t>
      </w:r>
      <w:r>
        <w:t>the</w:t>
      </w:r>
      <w:r>
        <w:rPr>
          <w:spacing w:val="-14"/>
        </w:rPr>
        <w:t xml:space="preserve"> </w:t>
      </w:r>
      <w:r>
        <w:t>light</w:t>
      </w:r>
      <w:r>
        <w:rPr>
          <w:spacing w:val="-14"/>
        </w:rPr>
        <w:t xml:space="preserve"> </w:t>
      </w:r>
      <w:r>
        <w:t xml:space="preserve">curve data of our beyond-the-state-of-the-art dataset. New galaxy evolution models, describing the hydrodynamics </w:t>
      </w:r>
      <w:r>
        <w:rPr>
          <w:spacing w:val="-3"/>
        </w:rPr>
        <w:t xml:space="preserve">involved </w:t>
      </w:r>
      <w:r>
        <w:t>on galactic scales, but related to the quasar central</w:t>
      </w:r>
      <w:r>
        <w:rPr>
          <w:spacing w:val="-13"/>
        </w:rPr>
        <w:t xml:space="preserve"> </w:t>
      </w:r>
      <w:r>
        <w:t>engine.</w:t>
      </w:r>
    </w:p>
    <w:p w14:paraId="15DEA572" w14:textId="77777777" w:rsidR="0098636F" w:rsidRDefault="00CC7689">
      <w:pPr>
        <w:spacing w:before="124"/>
        <w:ind w:left="167"/>
        <w:jc w:val="both"/>
      </w:pPr>
      <w:r>
        <w:rPr>
          <w:b/>
        </w:rPr>
        <w:t>WP5: O</w:t>
      </w:r>
      <w:r>
        <w:rPr>
          <w:b/>
          <w:sz w:val="17"/>
        </w:rPr>
        <w:t xml:space="preserve">BSERVATIONS OF </w:t>
      </w:r>
      <w:r>
        <w:rPr>
          <w:b/>
        </w:rPr>
        <w:t>Q</w:t>
      </w:r>
      <w:r>
        <w:rPr>
          <w:b/>
          <w:sz w:val="17"/>
        </w:rPr>
        <w:t xml:space="preserve">UASARS BY THE </w:t>
      </w:r>
      <w:r>
        <w:rPr>
          <w:b/>
        </w:rPr>
        <w:t>J</w:t>
      </w:r>
      <w:r>
        <w:rPr>
          <w:b/>
          <w:sz w:val="17"/>
        </w:rPr>
        <w:t xml:space="preserve">AMES </w:t>
      </w:r>
      <w:r>
        <w:rPr>
          <w:b/>
        </w:rPr>
        <w:t>W</w:t>
      </w:r>
      <w:r>
        <w:rPr>
          <w:b/>
          <w:sz w:val="17"/>
        </w:rPr>
        <w:t xml:space="preserve">EBB </w:t>
      </w:r>
      <w:r>
        <w:rPr>
          <w:b/>
        </w:rPr>
        <w:t>S</w:t>
      </w:r>
      <w:r>
        <w:rPr>
          <w:b/>
          <w:sz w:val="17"/>
        </w:rPr>
        <w:t xml:space="preserve">PACE </w:t>
      </w:r>
      <w:r>
        <w:rPr>
          <w:b/>
        </w:rPr>
        <w:t>T</w:t>
      </w:r>
      <w:r>
        <w:rPr>
          <w:b/>
          <w:sz w:val="17"/>
        </w:rPr>
        <w:t>ELESCOPE</w:t>
      </w:r>
      <w:r>
        <w:rPr>
          <w:b/>
        </w:rPr>
        <w:t xml:space="preserve">: </w:t>
      </w:r>
      <w:r>
        <w:t xml:space="preserve">What are the </w:t>
      </w:r>
      <w:proofErr w:type="gramStart"/>
      <w:r>
        <w:t>star-</w:t>
      </w:r>
      <w:proofErr w:type="gramEnd"/>
    </w:p>
    <w:p w14:paraId="197DB493" w14:textId="77777777" w:rsidR="0098636F" w:rsidRDefault="00CC7689">
      <w:pPr>
        <w:pStyle w:val="BodyText"/>
        <w:spacing w:line="256" w:lineRule="auto"/>
        <w:ind w:right="100"/>
        <w:jc w:val="both"/>
      </w:pPr>
      <w:proofErr w:type="gramStart"/>
      <w:r>
        <w:t>formation</w:t>
      </w:r>
      <w:proofErr w:type="gramEnd"/>
      <w:r>
        <w:rPr>
          <w:spacing w:val="-5"/>
        </w:rPr>
        <w:t xml:space="preserve"> </w:t>
      </w:r>
      <w:r>
        <w:t>properties</w:t>
      </w:r>
      <w:r>
        <w:rPr>
          <w:spacing w:val="-5"/>
        </w:rPr>
        <w:t xml:space="preserve"> </w:t>
      </w:r>
      <w:r>
        <w:t>of</w:t>
      </w:r>
      <w:r>
        <w:rPr>
          <w:spacing w:val="-5"/>
        </w:rPr>
        <w:t xml:space="preserve"> </w:t>
      </w:r>
      <w:r>
        <w:t>luminous</w:t>
      </w:r>
      <w:r>
        <w:rPr>
          <w:spacing w:val="-5"/>
        </w:rPr>
        <w:t xml:space="preserve"> </w:t>
      </w:r>
      <w:r>
        <w:t>quasars</w:t>
      </w:r>
      <w:r>
        <w:rPr>
          <w:spacing w:val="-5"/>
        </w:rPr>
        <w:t xml:space="preserve"> </w:t>
      </w:r>
      <w:r>
        <w:t>at</w:t>
      </w:r>
      <w:r>
        <w:rPr>
          <w:spacing w:val="-5"/>
        </w:rPr>
        <w:t xml:space="preserve"> </w:t>
      </w:r>
      <w:r>
        <w:t>the</w:t>
      </w:r>
      <w:r>
        <w:rPr>
          <w:spacing w:val="-5"/>
        </w:rPr>
        <w:t xml:space="preserve"> </w:t>
      </w:r>
      <w:r>
        <w:t>peak</w:t>
      </w:r>
      <w:r>
        <w:rPr>
          <w:spacing w:val="-5"/>
        </w:rPr>
        <w:t xml:space="preserve"> </w:t>
      </w:r>
      <w:r>
        <w:t>of</w:t>
      </w:r>
      <w:r>
        <w:rPr>
          <w:spacing w:val="-5"/>
        </w:rPr>
        <w:t xml:space="preserve"> </w:t>
      </w:r>
      <w:r>
        <w:t>quasar</w:t>
      </w:r>
      <w:r>
        <w:rPr>
          <w:spacing w:val="-5"/>
        </w:rPr>
        <w:t xml:space="preserve"> </w:t>
      </w:r>
      <w:r>
        <w:t>activity?</w:t>
      </w:r>
      <w:r>
        <w:rPr>
          <w:spacing w:val="8"/>
        </w:rPr>
        <w:t xml:space="preserve"> </w:t>
      </w:r>
      <w:r>
        <w:rPr>
          <w:spacing w:val="-9"/>
        </w:rPr>
        <w:t>We</w:t>
      </w:r>
      <w:r>
        <w:rPr>
          <w:spacing w:val="-5"/>
        </w:rPr>
        <w:t xml:space="preserve"> </w:t>
      </w:r>
      <w:r>
        <w:t>aim</w:t>
      </w:r>
      <w:r>
        <w:rPr>
          <w:spacing w:val="-5"/>
        </w:rPr>
        <w:t xml:space="preserve"> </w:t>
      </w:r>
      <w:r>
        <w:t>to</w:t>
      </w:r>
      <w:r>
        <w:rPr>
          <w:spacing w:val="-5"/>
        </w:rPr>
        <w:t xml:space="preserve"> </w:t>
      </w:r>
      <w:r>
        <w:t>answer</w:t>
      </w:r>
      <w:r>
        <w:rPr>
          <w:spacing w:val="-5"/>
        </w:rPr>
        <w:t xml:space="preserve"> </w:t>
      </w:r>
      <w:r>
        <w:t>this</w:t>
      </w:r>
      <w:r>
        <w:rPr>
          <w:spacing w:val="-5"/>
        </w:rPr>
        <w:t xml:space="preserve"> </w:t>
      </w:r>
      <w:r>
        <w:t>by</w:t>
      </w:r>
      <w:r>
        <w:rPr>
          <w:spacing w:val="-5"/>
        </w:rPr>
        <w:t xml:space="preserve"> </w:t>
      </w:r>
      <w:r>
        <w:t>looking</w:t>
      </w:r>
      <w:r>
        <w:rPr>
          <w:spacing w:val="-5"/>
        </w:rPr>
        <w:t xml:space="preserve"> </w:t>
      </w:r>
      <w:r>
        <w:t xml:space="preserve">for the presence of polycyclic aromatic hydrocarbon </w:t>
      </w:r>
      <w:r>
        <w:rPr>
          <w:spacing w:val="-5"/>
        </w:rPr>
        <w:t xml:space="preserve">(PAH) </w:t>
      </w:r>
      <w:r>
        <w:t xml:space="preserve">spectral features in infrared bright quasars with the </w:t>
      </w:r>
      <w:r>
        <w:rPr>
          <w:i/>
        </w:rPr>
        <w:t xml:space="preserve">James </w:t>
      </w:r>
      <w:r>
        <w:rPr>
          <w:i/>
          <w:spacing w:val="-6"/>
        </w:rPr>
        <w:t xml:space="preserve">Webb </w:t>
      </w:r>
      <w:r>
        <w:rPr>
          <w:i/>
        </w:rPr>
        <w:t xml:space="preserve">Space </w:t>
      </w:r>
      <w:r>
        <w:rPr>
          <w:i/>
          <w:spacing w:val="-3"/>
        </w:rPr>
        <w:t xml:space="preserve">Telescope </w:t>
      </w:r>
      <w:r>
        <w:t xml:space="preserve">(JWST). </w:t>
      </w:r>
      <w:r>
        <w:rPr>
          <w:b/>
        </w:rPr>
        <w:t xml:space="preserve">WP5 is high risk, high-reward. </w:t>
      </w:r>
      <w:r>
        <w:t xml:space="preserve">This is an ideal investigation for the </w:t>
      </w:r>
      <w:r>
        <w:rPr>
          <w:spacing w:val="-4"/>
        </w:rPr>
        <w:t xml:space="preserve">JWST, </w:t>
      </w:r>
      <w:r>
        <w:t xml:space="preserve">but we classify this as high-risk since we </w:t>
      </w:r>
      <w:r>
        <w:rPr>
          <w:spacing w:val="-3"/>
        </w:rPr>
        <w:t xml:space="preserve">have </w:t>
      </w:r>
      <w:r>
        <w:t xml:space="preserve">to apply for the telescope time and are not guaranteed the data. </w:t>
      </w:r>
      <w:commentRangeStart w:id="71"/>
      <w:commentRangeStart w:id="72"/>
      <w:r>
        <w:rPr>
          <w:spacing w:val="-9"/>
        </w:rPr>
        <w:t xml:space="preserve">We </w:t>
      </w:r>
      <w:r>
        <w:t xml:space="preserve">note this will be the single WP NPR would lead </w:t>
      </w:r>
      <w:commentRangeEnd w:id="71"/>
      <w:r>
        <w:rPr>
          <w:rStyle w:val="CommentReference"/>
        </w:rPr>
        <w:commentReference w:id="71"/>
      </w:r>
      <w:commentRangeEnd w:id="72"/>
      <w:r w:rsidR="00A81420">
        <w:rPr>
          <w:rStyle w:val="CommentReference"/>
        </w:rPr>
        <w:commentReference w:id="72"/>
      </w:r>
      <w:r>
        <w:t xml:space="preserve">and does not impact in any direct way the other WPs. This would lead to very-high gain science. </w:t>
      </w:r>
      <w:r>
        <w:rPr>
          <w:b/>
        </w:rPr>
        <w:t xml:space="preserve">Key Deliverables: </w:t>
      </w:r>
      <w:r>
        <w:t xml:space="preserve">State-of-the-art data products from the </w:t>
      </w:r>
      <w:r>
        <w:rPr>
          <w:spacing w:val="-4"/>
        </w:rPr>
        <w:t>JWST,</w:t>
      </w:r>
      <w:r>
        <w:rPr>
          <w:spacing w:val="-8"/>
        </w:rPr>
        <w:t xml:space="preserve"> </w:t>
      </w:r>
      <w:r>
        <w:t>with</w:t>
      </w:r>
      <w:r>
        <w:rPr>
          <w:spacing w:val="-8"/>
        </w:rPr>
        <w:t xml:space="preserve"> </w:t>
      </w:r>
      <w:r>
        <w:t>the</w:t>
      </w:r>
      <w:r>
        <w:rPr>
          <w:spacing w:val="-8"/>
        </w:rPr>
        <w:t xml:space="preserve"> </w:t>
      </w:r>
      <w:r>
        <w:t>observational</w:t>
      </w:r>
      <w:r>
        <w:rPr>
          <w:spacing w:val="-8"/>
        </w:rPr>
        <w:t xml:space="preserve"> </w:t>
      </w:r>
      <w:r>
        <w:t>evidence</w:t>
      </w:r>
      <w:r>
        <w:rPr>
          <w:spacing w:val="-8"/>
        </w:rPr>
        <w:t xml:space="preserve"> </w:t>
      </w:r>
      <w:r>
        <w:t>and</w:t>
      </w:r>
      <w:r>
        <w:rPr>
          <w:spacing w:val="-8"/>
        </w:rPr>
        <w:t xml:space="preserve"> </w:t>
      </w:r>
      <w:r>
        <w:t>physical</w:t>
      </w:r>
      <w:r>
        <w:rPr>
          <w:spacing w:val="-8"/>
        </w:rPr>
        <w:t xml:space="preserve"> </w:t>
      </w:r>
      <w:r>
        <w:t>interpretation</w:t>
      </w:r>
      <w:r>
        <w:rPr>
          <w:spacing w:val="-8"/>
        </w:rPr>
        <w:t xml:space="preserve"> </w:t>
      </w:r>
      <w:r>
        <w:t>of</w:t>
      </w:r>
      <w:r>
        <w:rPr>
          <w:spacing w:val="-8"/>
        </w:rPr>
        <w:t xml:space="preserve"> </w:t>
      </w:r>
      <w:r>
        <w:t>how</w:t>
      </w:r>
      <w:r>
        <w:rPr>
          <w:spacing w:val="-8"/>
        </w:rPr>
        <w:t xml:space="preserve"> </w:t>
      </w:r>
      <w:r>
        <w:t>“quasar</w:t>
      </w:r>
      <w:r>
        <w:rPr>
          <w:spacing w:val="-8"/>
        </w:rPr>
        <w:t xml:space="preserve"> </w:t>
      </w:r>
      <w:r>
        <w:t>feedback”</w:t>
      </w:r>
      <w:r>
        <w:rPr>
          <w:spacing w:val="-8"/>
        </w:rPr>
        <w:t xml:space="preserve"> </w:t>
      </w:r>
      <w:r>
        <w:t>regulates</w:t>
      </w:r>
      <w:r>
        <w:rPr>
          <w:spacing w:val="-8"/>
        </w:rPr>
        <w:t xml:space="preserve"> </w:t>
      </w:r>
      <w:r>
        <w:t>galaxy formation in high-redshift</w:t>
      </w:r>
      <w:r>
        <w:rPr>
          <w:spacing w:val="-4"/>
        </w:rPr>
        <w:t xml:space="preserve"> </w:t>
      </w:r>
      <w:r>
        <w:t>quasars.</w:t>
      </w:r>
    </w:p>
    <w:p w14:paraId="06851AB0" w14:textId="77777777" w:rsidR="0098636F" w:rsidRDefault="0098636F">
      <w:pPr>
        <w:spacing w:line="256" w:lineRule="auto"/>
        <w:jc w:val="both"/>
        <w:sectPr w:rsidR="0098636F">
          <w:pgSz w:w="11910" w:h="16840"/>
          <w:pgMar w:top="1000" w:right="1060" w:bottom="1620" w:left="1000" w:header="413" w:footer="1424" w:gutter="0"/>
          <w:cols w:space="720"/>
        </w:sectPr>
      </w:pPr>
    </w:p>
    <w:p w14:paraId="3B5D76A7" w14:textId="096BF89C" w:rsidR="0098636F" w:rsidRDefault="00751056">
      <w:pPr>
        <w:pStyle w:val="BodyText"/>
        <w:spacing w:before="160" w:line="256" w:lineRule="auto"/>
        <w:ind w:right="100" w:firstLine="5"/>
        <w:jc w:val="both"/>
      </w:pPr>
      <w:r>
        <w:rPr>
          <w:noProof/>
          <w:lang w:val="en-GB" w:eastAsia="en-GB"/>
        </w:rPr>
        <mc:AlternateContent>
          <mc:Choice Requires="wpg">
            <w:drawing>
              <wp:anchor distT="0" distB="0" distL="114300" distR="114300" simplePos="0" relativeHeight="251668480" behindDoc="1" locked="0" layoutInCell="1" allowOverlap="1" wp14:anchorId="7E36B051" wp14:editId="6F38966E">
                <wp:simplePos x="0" y="0"/>
                <wp:positionH relativeFrom="page">
                  <wp:posOffset>3070860</wp:posOffset>
                </wp:positionH>
                <wp:positionV relativeFrom="paragraph">
                  <wp:posOffset>1868170</wp:posOffset>
                </wp:positionV>
                <wp:extent cx="3461385" cy="2404745"/>
                <wp:effectExtent l="3810" t="0" r="1905" b="0"/>
                <wp:wrapNone/>
                <wp:docPr id="18"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1385" cy="2404745"/>
                          <a:chOff x="4836" y="2942"/>
                          <a:chExt cx="5451" cy="3787"/>
                        </a:xfrm>
                      </wpg:grpSpPr>
                      <pic:pic xmlns:pic="http://schemas.openxmlformats.org/drawingml/2006/picture">
                        <pic:nvPicPr>
                          <pic:cNvPr id="19" name="Picture 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6677" y="4194"/>
                            <a:ext cx="3610" cy="6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 name="Picture 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4873" y="2941"/>
                            <a:ext cx="2166" cy="6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1" name="Picture 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5234" y="3572"/>
                            <a:ext cx="3970" cy="6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2" name="Picture 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6316" y="4834"/>
                            <a:ext cx="3970" cy="6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3" name="Picture 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4873" y="5474"/>
                            <a:ext cx="5414" cy="6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4" name="Picture 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7038" y="6096"/>
                            <a:ext cx="3249" cy="6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 name="Freeform 3"/>
                        <wps:cNvSpPr>
                          <a:spLocks/>
                        </wps:cNvSpPr>
                        <wps:spPr bwMode="auto">
                          <a:xfrm>
                            <a:off x="4835" y="6104"/>
                            <a:ext cx="2207" cy="618"/>
                          </a:xfrm>
                          <a:custGeom>
                            <a:avLst/>
                            <a:gdLst>
                              <a:gd name="T0" fmla="+- 0 7043 4836"/>
                              <a:gd name="T1" fmla="*/ T0 w 2207"/>
                              <a:gd name="T2" fmla="+- 0 6104 6104"/>
                              <a:gd name="T3" fmla="*/ 6104 h 618"/>
                              <a:gd name="T4" fmla="+- 0 4836 4836"/>
                              <a:gd name="T5" fmla="*/ T4 w 2207"/>
                              <a:gd name="T6" fmla="+- 0 6722 6104"/>
                              <a:gd name="T7" fmla="*/ 6722 h 618"/>
                              <a:gd name="T8" fmla="+- 0 7043 4836"/>
                              <a:gd name="T9" fmla="*/ T8 w 2207"/>
                              <a:gd name="T10" fmla="+- 0 6722 6104"/>
                              <a:gd name="T11" fmla="*/ 6722 h 618"/>
                              <a:gd name="T12" fmla="+- 0 7043 4836"/>
                              <a:gd name="T13" fmla="*/ T12 w 2207"/>
                              <a:gd name="T14" fmla="+- 0 6104 6104"/>
                              <a:gd name="T15" fmla="*/ 6104 h 618"/>
                            </a:gdLst>
                            <a:ahLst/>
                            <a:cxnLst>
                              <a:cxn ang="0">
                                <a:pos x="T1" y="T3"/>
                              </a:cxn>
                              <a:cxn ang="0">
                                <a:pos x="T5" y="T7"/>
                              </a:cxn>
                              <a:cxn ang="0">
                                <a:pos x="T9" y="T11"/>
                              </a:cxn>
                              <a:cxn ang="0">
                                <a:pos x="T13" y="T15"/>
                              </a:cxn>
                            </a:cxnLst>
                            <a:rect l="0" t="0" r="r" b="b"/>
                            <a:pathLst>
                              <a:path w="2207" h="618">
                                <a:moveTo>
                                  <a:pt x="2207" y="0"/>
                                </a:moveTo>
                                <a:lnTo>
                                  <a:pt x="0" y="618"/>
                                </a:lnTo>
                                <a:lnTo>
                                  <a:pt x="2207" y="618"/>
                                </a:lnTo>
                                <a:lnTo>
                                  <a:pt x="2207" y="0"/>
                                </a:lnTo>
                                <a:close/>
                              </a:path>
                            </a:pathLst>
                          </a:custGeom>
                          <a:solidFill>
                            <a:srgbClr val="FF26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13BD8EC" id="Group 2" o:spid="_x0000_s1026" style="position:absolute;margin-left:241.8pt;margin-top:147.1pt;width:272.55pt;height:189.35pt;z-index:-251648000;mso-position-horizontal-relative:page" coordorigin="4836,2942" coordsize="5451,37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">
                <v:shape id="Picture 9" o:spid="_x0000_s1027" type="#_x0000_t75" style="position:absolute;left:6677;top:4194;width:3610;height:6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T7DD3BAAAA2wAAAA8AAABkcnMvZG93bnJldi54bWxET9tqAjEQfS/0H8IU+lYTi0i7GkW8oC+r&#10;VP2AcTPdXbqZhE3U9e+NIPRtDuc642lnG3GhNtSONfR7CgRx4UzNpYbjYfXxBSJEZIONY9JwowDT&#10;yevLGDPjrvxDl30sRQrhkKGGKkafSRmKiiyGnvPEift1rcWYYFtK0+I1hdtGfio1lBZrTg0VeppX&#10;VPztz1aDGqiFX+dnpq0/LXfLQb7Ky1zr97duNgIRqYv/4qd7Y9L8b3j8kg6Qkzs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JT7DD3BAAAA2wAAAA8AAAAAAAAAAAAAAAAAnwIA&#10;AGRycy9kb3ducmV2LnhtbFBLBQYAAAAABAAEAPcAAACNAwAAAAA=&#10;">
                  <v:imagedata r:id="rId77" o:title=""/>
                </v:shape>
                <v:shape id="Picture 8" o:spid="_x0000_s1028" type="#_x0000_t75" style="position:absolute;left:4873;top:2941;width:2166;height:6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q8a4u/AAAA2wAAAA8AAABkcnMvZG93bnJldi54bWxET89rwjAUvg/8H8ITdpupwkbpjCKiIOzi&#10;uvX+aJ5NtXkpSbTtf78chB0/vt/r7Wg78SAfWscKlosMBHHtdMuNgt+f41sOIkRkjZ1jUjBRgO1m&#10;9rLGQruBv+lRxkakEA4FKjAx9oWUoTZkMSxcT5y4i/MWY4K+kdrjkMJtJ1dZ9iEttpwaDPa0N1Tf&#10;yrtVoL+ao6kqc3Myv/trOE8H/75X6nU+7j5BRBrjv/jpPmkFq7Q+fUk/QG7+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KvGuLvwAAANsAAAAPAAAAAAAAAAAAAAAAAJ8CAABk&#10;cnMvZG93bnJldi54bWxQSwUGAAAAAAQABAD3AAAAiwMAAAAA&#10;">
                  <v:imagedata r:id="rId78" o:title=""/>
                </v:shape>
                <v:shape id="Picture 7" o:spid="_x0000_s1029" type="#_x0000_t75" style="position:absolute;left:5234;top:3572;width:3970;height:6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h9qbnBAAAA2wAAAA8AAABkcnMvZG93bnJldi54bWxEj8GKwkAQRO+C/zC04E0nyWGRrGNQF8HD&#10;XlYFr02mNwlmukNm1sS/d4QFj0VVvaLWxehadafeN8IG0mUCirgU23Bl4HI+LFagfEC22AqTgQd5&#10;KDbTyRpzKwP/0P0UKhUh7HM0UIfQ5Vr7siaHfikdcfR+pXcYouwrbXscIty1OkuSD+2w4bhQY0f7&#10;msrb6c8ZKC9f7WB39vCd3LLmLHsRez0aM5+N209QgcbwDv+3j9ZAlsLrS/wBevME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Mh9qbnBAAAA2wAAAA8AAAAAAAAAAAAAAAAAnwIA&#10;AGRycy9kb3ducmV2LnhtbFBLBQYAAAAABAAEAPcAAACNAwAAAAA=&#10;">
                  <v:imagedata r:id="rId79" o:title=""/>
                </v:shape>
                <v:shape id="Picture 6" o:spid="_x0000_s1030" type="#_x0000_t75" style="position:absolute;left:6316;top:4834;width:3970;height:6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SSRPDAAAA2wAAAA8AAABkcnMvZG93bnJldi54bWxEj0GLwjAUhO8L/ofwBG9raoVFq1F0F2Uv&#10;e1DrwdujebbV5qU0Uau/3iwIHoeZ+YaZzltTiSs1rrSsYNCPQBBnVpecK0h3q88RCOeRNVaWScGd&#10;HMxnnY8pJtreeEPXrc9FgLBLUEHhfZ1I6bKCDLq+rYmDd7SNQR9kk0vd4C3ATSXjKPqSBksOCwXW&#10;9F1Qdt5ejAJ6/JW4/NmvR8PTIRo7nXK8T5XqddvFBISn1r/Dr/avVhDH8P8l/AA5ew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z5JJE8MAAADbAAAADwAAAAAAAAAAAAAAAACf&#10;AgAAZHJzL2Rvd25yZXYueG1sUEsFBgAAAAAEAAQA9wAAAI8DAAAAAA==&#10;">
                  <v:imagedata r:id="rId80" o:title=""/>
                </v:shape>
                <v:shape id="Picture 5" o:spid="_x0000_s1031" type="#_x0000_t75" style="position:absolute;left:4873;top:5474;width:5414;height:6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RHGQfFAAAA2wAAAA8AAABkcnMvZG93bnJldi54bWxEj0FrwkAUhO+F/oflFbyEujFCkZiNlELF&#10;ixajBY+P7DOJzb4N2VWTf98tFDwOM/MNk60G04ob9a6xrGA2jUEQl1Y3XCk4Hj5fFyCcR9bYWiYF&#10;IzlY5c9PGaba3nlPt8JXIkDYpaig9r5LpXRlTQbd1HbEwTvb3qAPsq+k7vEe4KaVSRy/SYMNh4Ua&#10;O/qoqfwprkZBsW+Kw24bJd+ncbG+fm2jy2gjpSYvw/sShKfBP8L/7Y1WkMzh70v4ATL/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0RxkHxQAAANsAAAAPAAAAAAAAAAAAAAAA&#10;AJ8CAABkcnMvZG93bnJldi54bWxQSwUGAAAAAAQABAD3AAAAkQMAAAAA&#10;">
                  <v:imagedata r:id="rId81" o:title=""/>
                </v:shape>
                <v:shape id="Picture 4" o:spid="_x0000_s1032" type="#_x0000_t75" style="position:absolute;left:7038;top:6096;width:3249;height:6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iKFPnFAAAA2wAAAA8AAABkcnMvZG93bnJldi54bWxEj0FrwkAUhO+C/2F5Qi+im0opEl2llBYE&#10;6UENAW/P7DMbm32bZleT/vtuQfA4zMw3zHLd21rcqPWVYwXP0wQEceF0xaWC7PA5mYPwAVlj7ZgU&#10;/JKH9Wo4WGKqXcc7uu1DKSKEfYoKTAhNKqUvDFn0U9cQR+/sWoshyraUusUuwm0tZ0nyKi1WHBcM&#10;NvRuqPjeX62CzTjp7M5kmT+efo5fRZ5/XLa5Uk+j/m0BIlAfHuF7e6MVzF7g/0v8AXL1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oihT5xQAAANsAAAAPAAAAAAAAAAAAAAAA&#10;AJ8CAABkcnMvZG93bnJldi54bWxQSwUGAAAAAAQABAD3AAAAkQMAAAAA&#10;">
                  <v:imagedata r:id="rId82" o:title=""/>
                </v:shape>
                <v:shape id="Freeform 3" o:spid="_x0000_s1033" style="position:absolute;left:4835;top:6104;width:2207;height:618;visibility:visible;mso-wrap-style:square;v-text-anchor:top" coordsize="2207,6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4Rb1MYA&#10;AADbAAAADwAAAGRycy9kb3ducmV2LnhtbESPQWvCQBSE74L/YXlCb3WjUKupq4hpoQcpGnvw+My+&#10;ZlOzb0N21dRf3y0UPA4z8w0zX3a2FhdqfeVYwWiYgCAunK64VPC5f3ucgvABWWPtmBT8kIflot+b&#10;Y6rdlXd0yUMpIoR9igpMCE0qpS8MWfRD1xBH78u1FkOUbSl1i9cIt7UcJ8lEWqw4LhhsaG2oOOVn&#10;qyA/Ts7ZMfvITofk8Lp5vm3N7Hul1MOgW72ACNSFe/i//a4VjJ/g70v8AXLx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4Rb1MYAAADbAAAADwAAAAAAAAAAAAAAAACYAgAAZHJz&#10;L2Rvd25yZXYueG1sUEsFBgAAAAAEAAQA9QAAAIsDAAAAAA==&#10;" path="m2207,l,618r2207,l2207,xe" fillcolor="#ff2600" stroked="f">
                  <v:path arrowok="t" o:connecttype="custom" o:connectlocs="2207,6104;0,6722;2207,6722;2207,6104" o:connectangles="0,0,0,0"/>
                </v:shape>
                <w10:wrap anchorx="page"/>
              </v:group>
            </w:pict>
          </mc:Fallback>
        </mc:AlternateContent>
      </w:r>
      <w:r w:rsidR="00CC7689">
        <w:rPr>
          <w:b/>
          <w:spacing w:val="6"/>
        </w:rPr>
        <w:t xml:space="preserve">WP6: </w:t>
      </w:r>
      <w:r w:rsidR="00CC7689">
        <w:rPr>
          <w:b/>
          <w:spacing w:val="5"/>
        </w:rPr>
        <w:t>N</w:t>
      </w:r>
      <w:r w:rsidR="00CC7689">
        <w:rPr>
          <w:b/>
          <w:spacing w:val="5"/>
          <w:sz w:val="17"/>
        </w:rPr>
        <w:t xml:space="preserve">EW </w:t>
      </w:r>
      <w:r w:rsidR="00CC7689">
        <w:rPr>
          <w:b/>
          <w:spacing w:val="7"/>
        </w:rPr>
        <w:t>O</w:t>
      </w:r>
      <w:r w:rsidR="00CC7689">
        <w:rPr>
          <w:b/>
          <w:spacing w:val="7"/>
          <w:sz w:val="17"/>
        </w:rPr>
        <w:t xml:space="preserve">BJECT </w:t>
      </w:r>
      <w:r w:rsidR="00CC7689">
        <w:rPr>
          <w:b/>
          <w:spacing w:val="5"/>
        </w:rPr>
        <w:t>D</w:t>
      </w:r>
      <w:r w:rsidR="00CC7689">
        <w:rPr>
          <w:b/>
          <w:spacing w:val="5"/>
          <w:sz w:val="17"/>
        </w:rPr>
        <w:t>ISCOVERY</w:t>
      </w:r>
      <w:r w:rsidR="00CC7689">
        <w:rPr>
          <w:b/>
          <w:spacing w:val="5"/>
        </w:rPr>
        <w:t xml:space="preserve">: </w:t>
      </w:r>
      <w:r w:rsidR="00CC7689">
        <w:t>The LSST will scan the sky repeatedly, enabling it, and us, to both dis- cover</w:t>
      </w:r>
      <w:r w:rsidR="00CC7689">
        <w:rPr>
          <w:spacing w:val="-8"/>
        </w:rPr>
        <w:t xml:space="preserve"> </w:t>
      </w:r>
      <w:r w:rsidR="00CC7689">
        <w:rPr>
          <w:spacing w:val="-6"/>
        </w:rPr>
        <w:t>new,</w:t>
      </w:r>
      <w:r w:rsidR="00CC7689">
        <w:rPr>
          <w:spacing w:val="-8"/>
        </w:rPr>
        <w:t xml:space="preserve"> </w:t>
      </w:r>
      <w:r w:rsidR="00CC7689">
        <w:t>distant</w:t>
      </w:r>
      <w:r w:rsidR="00CC7689">
        <w:rPr>
          <w:spacing w:val="-8"/>
        </w:rPr>
        <w:t xml:space="preserve"> </w:t>
      </w:r>
      <w:r w:rsidR="00CC7689">
        <w:t>transient</w:t>
      </w:r>
      <w:r w:rsidR="00CC7689">
        <w:rPr>
          <w:spacing w:val="-8"/>
        </w:rPr>
        <w:t xml:space="preserve"> </w:t>
      </w:r>
      <w:r w:rsidR="00CC7689">
        <w:t>events</w:t>
      </w:r>
      <w:r w:rsidR="00CC7689">
        <w:rPr>
          <w:spacing w:val="-8"/>
        </w:rPr>
        <w:t xml:space="preserve"> </w:t>
      </w:r>
      <w:r w:rsidR="00CC7689">
        <w:t>and</w:t>
      </w:r>
      <w:r w:rsidR="00CC7689">
        <w:rPr>
          <w:spacing w:val="-8"/>
        </w:rPr>
        <w:t xml:space="preserve"> </w:t>
      </w:r>
      <w:r w:rsidR="00CC7689">
        <w:t>to</w:t>
      </w:r>
      <w:r w:rsidR="00CC7689">
        <w:rPr>
          <w:spacing w:val="-8"/>
        </w:rPr>
        <w:t xml:space="preserve"> </w:t>
      </w:r>
      <w:r w:rsidR="00CC7689">
        <w:t>study</w:t>
      </w:r>
      <w:r w:rsidR="00CC7689">
        <w:rPr>
          <w:spacing w:val="-8"/>
        </w:rPr>
        <w:t xml:space="preserve"> </w:t>
      </w:r>
      <w:r w:rsidR="00CC7689">
        <w:t>variable</w:t>
      </w:r>
      <w:r w:rsidR="00CC7689">
        <w:rPr>
          <w:spacing w:val="-8"/>
        </w:rPr>
        <w:t xml:space="preserve"> </w:t>
      </w:r>
      <w:r w:rsidR="00CC7689">
        <w:t>objects</w:t>
      </w:r>
      <w:r w:rsidR="00CC7689">
        <w:rPr>
          <w:spacing w:val="-8"/>
        </w:rPr>
        <w:t xml:space="preserve"> </w:t>
      </w:r>
      <w:r w:rsidR="00CC7689">
        <w:t>throughout</w:t>
      </w:r>
      <w:r w:rsidR="00CC7689">
        <w:rPr>
          <w:spacing w:val="-8"/>
        </w:rPr>
        <w:t xml:space="preserve"> </w:t>
      </w:r>
      <w:r w:rsidR="00CC7689">
        <w:t>our</w:t>
      </w:r>
      <w:r w:rsidR="00CC7689">
        <w:rPr>
          <w:spacing w:val="-8"/>
        </w:rPr>
        <w:t xml:space="preserve"> </w:t>
      </w:r>
      <w:r w:rsidR="00CC7689">
        <w:t>universe.</w:t>
      </w:r>
      <w:r w:rsidR="00CC7689">
        <w:rPr>
          <w:spacing w:val="2"/>
        </w:rPr>
        <w:t xml:space="preserve"> </w:t>
      </w:r>
      <w:r w:rsidR="00CC7689">
        <w:t>The</w:t>
      </w:r>
      <w:r w:rsidR="00CC7689">
        <w:rPr>
          <w:spacing w:val="-8"/>
        </w:rPr>
        <w:t xml:space="preserve"> </w:t>
      </w:r>
      <w:r w:rsidR="00CC7689">
        <w:t>most</w:t>
      </w:r>
      <w:r w:rsidR="00CC7689">
        <w:rPr>
          <w:spacing w:val="-8"/>
        </w:rPr>
        <w:t xml:space="preserve"> </w:t>
      </w:r>
      <w:r w:rsidR="00CC7689">
        <w:t xml:space="preserve">interesting science to come may well be the discovery of new classes of objects. Suffice to </w:t>
      </w:r>
      <w:r w:rsidR="00CC7689">
        <w:rPr>
          <w:spacing w:val="-4"/>
        </w:rPr>
        <w:t xml:space="preserve">say, </w:t>
      </w:r>
      <w:r w:rsidR="00CC7689">
        <w:t>this would be</w:t>
      </w:r>
      <w:r w:rsidR="00CC7689">
        <w:rPr>
          <w:spacing w:val="-24"/>
        </w:rPr>
        <w:t xml:space="preserve"> </w:t>
      </w:r>
      <w:r w:rsidR="00CC7689">
        <w:t xml:space="preserve">exception- ally high-reward. </w:t>
      </w:r>
      <w:r w:rsidR="00CC7689">
        <w:rPr>
          <w:b/>
        </w:rPr>
        <w:t xml:space="preserve">WP6 is high risk, exceptionally high-reward. </w:t>
      </w:r>
      <w:r w:rsidR="00CC7689">
        <w:rPr>
          <w:spacing w:val="-9"/>
        </w:rPr>
        <w:t xml:space="preserve">We </w:t>
      </w:r>
      <w:r w:rsidR="00CC7689">
        <w:t xml:space="preserve">class this as high risk, since it is </w:t>
      </w:r>
      <w:ins w:id="73" w:author="Dora" w:date="2018-02-12T11:27:00Z">
        <w:r w:rsidR="00CC7689">
          <w:t>complex</w:t>
        </w:r>
      </w:ins>
      <w:del w:id="74" w:author="Dora" w:date="2018-02-12T11:27:00Z">
        <w:r w:rsidR="00CC7689" w:rsidDel="00CC7689">
          <w:delText>tricky</w:delText>
        </w:r>
      </w:del>
      <w:r w:rsidR="00CC7689">
        <w:t xml:space="preserve"> to class a WP with essentially unknown discovery potential as ‘low-risk’. </w:t>
      </w:r>
      <w:r w:rsidR="00CC7689">
        <w:rPr>
          <w:spacing w:val="-4"/>
        </w:rPr>
        <w:t xml:space="preserve">However, </w:t>
      </w:r>
      <w:r w:rsidR="00CC7689">
        <w:t xml:space="preserve">we </w:t>
      </w:r>
      <w:r w:rsidR="00CC7689">
        <w:rPr>
          <w:i/>
        </w:rPr>
        <w:t xml:space="preserve">nota bene </w:t>
      </w:r>
      <w:r w:rsidR="00CC7689">
        <w:t xml:space="preserve">that a lack of any novel discovery here would be a startling null result. </w:t>
      </w:r>
      <w:r w:rsidR="00CC7689">
        <w:rPr>
          <w:b/>
        </w:rPr>
        <w:t xml:space="preserve">Key Deliverables: </w:t>
      </w:r>
      <w:r w:rsidR="00CC7689">
        <w:t>Potential discovery of new classes of astronomical</w:t>
      </w:r>
      <w:r w:rsidR="00CC7689">
        <w:rPr>
          <w:spacing w:val="-4"/>
        </w:rPr>
        <w:t xml:space="preserve"> </w:t>
      </w:r>
      <w:r w:rsidR="00CC7689">
        <w:t>objects.</w:t>
      </w:r>
    </w:p>
    <w:p w14:paraId="0B9DBEA9" w14:textId="77777777" w:rsidR="0098636F" w:rsidRDefault="0098636F">
      <w:pPr>
        <w:pStyle w:val="BodyText"/>
        <w:spacing w:before="5"/>
        <w:ind w:left="0"/>
        <w:rPr>
          <w:sz w:val="21"/>
        </w:rPr>
      </w:pPr>
    </w:p>
    <w:tbl>
      <w:tblPr>
        <w:tblW w:w="0" w:type="auto"/>
        <w:tblInd w:w="3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169"/>
        <w:gridCol w:w="2382"/>
        <w:gridCol w:w="361"/>
        <w:gridCol w:w="361"/>
        <w:gridCol w:w="361"/>
        <w:gridCol w:w="361"/>
        <w:gridCol w:w="361"/>
        <w:gridCol w:w="361"/>
        <w:gridCol w:w="361"/>
        <w:gridCol w:w="361"/>
        <w:gridCol w:w="361"/>
        <w:gridCol w:w="361"/>
        <w:gridCol w:w="361"/>
        <w:gridCol w:w="361"/>
        <w:gridCol w:w="361"/>
        <w:gridCol w:w="361"/>
        <w:gridCol w:w="361"/>
      </w:tblGrid>
      <w:tr w:rsidR="0098636F" w14:paraId="0F770EB9" w14:textId="77777777">
        <w:trPr>
          <w:trHeight w:val="611"/>
        </w:trPr>
        <w:tc>
          <w:tcPr>
            <w:tcW w:w="1169" w:type="dxa"/>
          </w:tcPr>
          <w:p w14:paraId="3DA812A4" w14:textId="77777777" w:rsidR="0098636F" w:rsidRDefault="0098636F">
            <w:pPr>
              <w:pStyle w:val="TableParagraph"/>
              <w:rPr>
                <w:rFonts w:ascii="Times New Roman"/>
              </w:rPr>
            </w:pPr>
          </w:p>
        </w:tc>
        <w:tc>
          <w:tcPr>
            <w:tcW w:w="2382" w:type="dxa"/>
          </w:tcPr>
          <w:p w14:paraId="73DFEEB9" w14:textId="77777777" w:rsidR="0098636F" w:rsidRDefault="00CC7689">
            <w:pPr>
              <w:pStyle w:val="TableParagraph"/>
              <w:spacing w:before="122"/>
              <w:ind w:left="22"/>
              <w:jc w:val="center"/>
              <w:rPr>
                <w:rFonts w:ascii="Arial"/>
                <w:b/>
                <w:sz w:val="32"/>
              </w:rPr>
            </w:pPr>
            <w:proofErr w:type="spellStart"/>
            <w:r>
              <w:rPr>
                <w:rFonts w:ascii="Arial"/>
                <w:b/>
                <w:color w:val="0096FF"/>
                <w:sz w:val="32"/>
              </w:rPr>
              <w:t>Personel</w:t>
            </w:r>
            <w:proofErr w:type="spellEnd"/>
          </w:p>
        </w:tc>
        <w:tc>
          <w:tcPr>
            <w:tcW w:w="1083" w:type="dxa"/>
            <w:gridSpan w:val="3"/>
          </w:tcPr>
          <w:p w14:paraId="70D6248B" w14:textId="77777777" w:rsidR="0098636F" w:rsidRDefault="00CC7689">
            <w:pPr>
              <w:pStyle w:val="TableParagraph"/>
              <w:spacing w:before="122"/>
              <w:ind w:left="62"/>
              <w:rPr>
                <w:rFonts w:ascii="Arial"/>
                <w:b/>
                <w:sz w:val="32"/>
              </w:rPr>
            </w:pPr>
            <w:r>
              <w:rPr>
                <w:rFonts w:ascii="Arial"/>
                <w:b/>
                <w:color w:val="0096FF"/>
                <w:sz w:val="32"/>
              </w:rPr>
              <w:t>Year 1</w:t>
            </w:r>
          </w:p>
        </w:tc>
        <w:tc>
          <w:tcPr>
            <w:tcW w:w="1083" w:type="dxa"/>
            <w:gridSpan w:val="3"/>
          </w:tcPr>
          <w:p w14:paraId="6244D3B7" w14:textId="77777777" w:rsidR="0098636F" w:rsidRDefault="00CC7689">
            <w:pPr>
              <w:pStyle w:val="TableParagraph"/>
              <w:spacing w:before="122"/>
              <w:ind w:left="61"/>
              <w:rPr>
                <w:rFonts w:ascii="Arial"/>
                <w:b/>
                <w:sz w:val="32"/>
              </w:rPr>
            </w:pPr>
            <w:r>
              <w:rPr>
                <w:rFonts w:ascii="Arial"/>
                <w:b/>
                <w:color w:val="0433FF"/>
                <w:sz w:val="32"/>
              </w:rPr>
              <w:t>Year 2</w:t>
            </w:r>
          </w:p>
        </w:tc>
        <w:tc>
          <w:tcPr>
            <w:tcW w:w="1083" w:type="dxa"/>
            <w:gridSpan w:val="3"/>
          </w:tcPr>
          <w:p w14:paraId="057B10FD" w14:textId="77777777" w:rsidR="0098636F" w:rsidRDefault="00CC7689">
            <w:pPr>
              <w:pStyle w:val="TableParagraph"/>
              <w:spacing w:before="122"/>
              <w:ind w:left="60"/>
              <w:rPr>
                <w:rFonts w:ascii="Arial"/>
                <w:b/>
                <w:sz w:val="32"/>
              </w:rPr>
            </w:pPr>
            <w:r>
              <w:rPr>
                <w:rFonts w:ascii="Arial"/>
                <w:b/>
                <w:color w:val="9437FF"/>
                <w:sz w:val="32"/>
              </w:rPr>
              <w:t>Year 3</w:t>
            </w:r>
          </w:p>
        </w:tc>
        <w:tc>
          <w:tcPr>
            <w:tcW w:w="1083" w:type="dxa"/>
            <w:gridSpan w:val="3"/>
          </w:tcPr>
          <w:p w14:paraId="5D4776E6" w14:textId="77777777" w:rsidR="0098636F" w:rsidRDefault="00CC7689">
            <w:pPr>
              <w:pStyle w:val="TableParagraph"/>
              <w:spacing w:before="122"/>
              <w:ind w:left="59"/>
              <w:rPr>
                <w:rFonts w:ascii="Arial"/>
                <w:b/>
                <w:sz w:val="32"/>
              </w:rPr>
            </w:pPr>
            <w:r>
              <w:rPr>
                <w:rFonts w:ascii="Arial"/>
                <w:b/>
                <w:color w:val="FF40FF"/>
                <w:sz w:val="32"/>
              </w:rPr>
              <w:t>Year 4</w:t>
            </w:r>
          </w:p>
        </w:tc>
        <w:tc>
          <w:tcPr>
            <w:tcW w:w="1083" w:type="dxa"/>
            <w:gridSpan w:val="3"/>
          </w:tcPr>
          <w:p w14:paraId="19A95037" w14:textId="77777777" w:rsidR="0098636F" w:rsidRDefault="00CC7689">
            <w:pPr>
              <w:pStyle w:val="TableParagraph"/>
              <w:spacing w:before="122"/>
              <w:ind w:left="57"/>
              <w:rPr>
                <w:rFonts w:ascii="Arial"/>
                <w:b/>
                <w:sz w:val="32"/>
              </w:rPr>
            </w:pPr>
            <w:r>
              <w:rPr>
                <w:rFonts w:ascii="Arial"/>
                <w:b/>
                <w:color w:val="FF2F92"/>
                <w:sz w:val="32"/>
              </w:rPr>
              <w:t>Year 5</w:t>
            </w:r>
          </w:p>
        </w:tc>
      </w:tr>
      <w:tr w:rsidR="0098636F" w14:paraId="0ED21200" w14:textId="77777777">
        <w:trPr>
          <w:trHeight w:val="611"/>
        </w:trPr>
        <w:tc>
          <w:tcPr>
            <w:tcW w:w="1169" w:type="dxa"/>
          </w:tcPr>
          <w:p w14:paraId="657C8048" w14:textId="77777777" w:rsidR="0098636F" w:rsidRDefault="00CC7689">
            <w:pPr>
              <w:pStyle w:val="TableParagraph"/>
              <w:spacing w:before="122"/>
              <w:ind w:left="44"/>
              <w:rPr>
                <w:rFonts w:ascii="Trebuchet MS"/>
                <w:b/>
                <w:sz w:val="32"/>
              </w:rPr>
            </w:pPr>
            <w:r>
              <w:rPr>
                <w:rFonts w:ascii="Trebuchet MS"/>
                <w:b/>
                <w:color w:val="0096FF"/>
                <w:w w:val="120"/>
                <w:sz w:val="32"/>
              </w:rPr>
              <w:t>WP1</w:t>
            </w:r>
          </w:p>
        </w:tc>
        <w:tc>
          <w:tcPr>
            <w:tcW w:w="2382" w:type="dxa"/>
          </w:tcPr>
          <w:p w14:paraId="74524962" w14:textId="77777777" w:rsidR="0098636F" w:rsidRDefault="00CC7689">
            <w:pPr>
              <w:pStyle w:val="TableParagraph"/>
              <w:spacing w:before="180"/>
              <w:ind w:left="15"/>
              <w:jc w:val="center"/>
              <w:rPr>
                <w:rFonts w:ascii="Arial"/>
                <w:b/>
                <w:i/>
                <w:sz w:val="21"/>
              </w:rPr>
            </w:pPr>
            <w:r>
              <w:rPr>
                <w:rFonts w:ascii="Arial"/>
                <w:b/>
                <w:color w:val="0096FF"/>
                <w:w w:val="105"/>
                <w:sz w:val="21"/>
              </w:rPr>
              <w:t xml:space="preserve">PDRA1, </w:t>
            </w:r>
            <w:r>
              <w:rPr>
                <w:rFonts w:ascii="Arial"/>
                <w:b/>
                <w:i/>
                <w:color w:val="0096FF"/>
                <w:w w:val="105"/>
                <w:sz w:val="21"/>
              </w:rPr>
              <w:t>NPR</w:t>
            </w:r>
          </w:p>
        </w:tc>
        <w:tc>
          <w:tcPr>
            <w:tcW w:w="2166" w:type="dxa"/>
            <w:gridSpan w:val="6"/>
          </w:tcPr>
          <w:p w14:paraId="13D61EC7" w14:textId="77777777" w:rsidR="0098636F" w:rsidRDefault="00CC7689">
            <w:pPr>
              <w:pStyle w:val="TableParagraph"/>
              <w:spacing w:before="119"/>
              <w:ind w:left="252"/>
              <w:rPr>
                <w:sz w:val="30"/>
              </w:rPr>
            </w:pPr>
            <w:r>
              <w:rPr>
                <w:color w:val="FFFFFF"/>
                <w:sz w:val="30"/>
              </w:rPr>
              <w:t>“</w:t>
            </w:r>
            <w:proofErr w:type="spellStart"/>
            <w:r>
              <w:rPr>
                <w:rFonts w:ascii="Calibri" w:hAnsi="Calibri"/>
                <w:i/>
                <w:color w:val="FFFFFF"/>
                <w:sz w:val="30"/>
              </w:rPr>
              <w:t>QuasarSieve</w:t>
            </w:r>
            <w:proofErr w:type="spellEnd"/>
            <w:r>
              <w:rPr>
                <w:color w:val="FFFFFF"/>
                <w:sz w:val="30"/>
              </w:rPr>
              <w:t>"</w:t>
            </w:r>
          </w:p>
        </w:tc>
        <w:tc>
          <w:tcPr>
            <w:tcW w:w="361" w:type="dxa"/>
          </w:tcPr>
          <w:p w14:paraId="18677A9B" w14:textId="77777777" w:rsidR="0098636F" w:rsidRDefault="0098636F">
            <w:pPr>
              <w:pStyle w:val="TableParagraph"/>
              <w:rPr>
                <w:rFonts w:ascii="Times New Roman"/>
              </w:rPr>
            </w:pPr>
          </w:p>
        </w:tc>
        <w:tc>
          <w:tcPr>
            <w:tcW w:w="361" w:type="dxa"/>
          </w:tcPr>
          <w:p w14:paraId="54D75CA1" w14:textId="77777777" w:rsidR="0098636F" w:rsidRDefault="0098636F">
            <w:pPr>
              <w:pStyle w:val="TableParagraph"/>
              <w:rPr>
                <w:rFonts w:ascii="Times New Roman"/>
              </w:rPr>
            </w:pPr>
          </w:p>
        </w:tc>
        <w:tc>
          <w:tcPr>
            <w:tcW w:w="361" w:type="dxa"/>
          </w:tcPr>
          <w:p w14:paraId="650981E6" w14:textId="77777777" w:rsidR="0098636F" w:rsidRDefault="0098636F">
            <w:pPr>
              <w:pStyle w:val="TableParagraph"/>
              <w:rPr>
                <w:rFonts w:ascii="Times New Roman"/>
              </w:rPr>
            </w:pPr>
          </w:p>
        </w:tc>
        <w:tc>
          <w:tcPr>
            <w:tcW w:w="361" w:type="dxa"/>
          </w:tcPr>
          <w:p w14:paraId="38C94699" w14:textId="77777777" w:rsidR="0098636F" w:rsidRDefault="0098636F">
            <w:pPr>
              <w:pStyle w:val="TableParagraph"/>
              <w:rPr>
                <w:rFonts w:ascii="Times New Roman"/>
              </w:rPr>
            </w:pPr>
          </w:p>
        </w:tc>
        <w:tc>
          <w:tcPr>
            <w:tcW w:w="361" w:type="dxa"/>
          </w:tcPr>
          <w:p w14:paraId="1CA62098" w14:textId="77777777" w:rsidR="0098636F" w:rsidRDefault="0098636F">
            <w:pPr>
              <w:pStyle w:val="TableParagraph"/>
              <w:rPr>
                <w:rFonts w:ascii="Times New Roman"/>
              </w:rPr>
            </w:pPr>
          </w:p>
        </w:tc>
        <w:tc>
          <w:tcPr>
            <w:tcW w:w="361" w:type="dxa"/>
          </w:tcPr>
          <w:p w14:paraId="2C3D25DC" w14:textId="77777777" w:rsidR="0098636F" w:rsidRDefault="0098636F">
            <w:pPr>
              <w:pStyle w:val="TableParagraph"/>
              <w:rPr>
                <w:rFonts w:ascii="Times New Roman"/>
              </w:rPr>
            </w:pPr>
          </w:p>
        </w:tc>
        <w:tc>
          <w:tcPr>
            <w:tcW w:w="361" w:type="dxa"/>
          </w:tcPr>
          <w:p w14:paraId="40E23D11" w14:textId="77777777" w:rsidR="0098636F" w:rsidRDefault="0098636F">
            <w:pPr>
              <w:pStyle w:val="TableParagraph"/>
              <w:rPr>
                <w:rFonts w:ascii="Times New Roman"/>
              </w:rPr>
            </w:pPr>
          </w:p>
        </w:tc>
        <w:tc>
          <w:tcPr>
            <w:tcW w:w="361" w:type="dxa"/>
          </w:tcPr>
          <w:p w14:paraId="424D8E57" w14:textId="77777777" w:rsidR="0098636F" w:rsidRDefault="0098636F">
            <w:pPr>
              <w:pStyle w:val="TableParagraph"/>
              <w:rPr>
                <w:rFonts w:ascii="Times New Roman"/>
              </w:rPr>
            </w:pPr>
          </w:p>
        </w:tc>
        <w:tc>
          <w:tcPr>
            <w:tcW w:w="361" w:type="dxa"/>
          </w:tcPr>
          <w:p w14:paraId="345A7F4A" w14:textId="77777777" w:rsidR="0098636F" w:rsidRDefault="0098636F">
            <w:pPr>
              <w:pStyle w:val="TableParagraph"/>
              <w:rPr>
                <w:rFonts w:ascii="Times New Roman"/>
              </w:rPr>
            </w:pPr>
          </w:p>
        </w:tc>
      </w:tr>
      <w:tr w:rsidR="0098636F" w14:paraId="196675CB" w14:textId="77777777">
        <w:trPr>
          <w:trHeight w:val="601"/>
        </w:trPr>
        <w:tc>
          <w:tcPr>
            <w:tcW w:w="1169" w:type="dxa"/>
            <w:tcBorders>
              <w:bottom w:val="single" w:sz="12" w:space="0" w:color="000000"/>
            </w:tcBorders>
          </w:tcPr>
          <w:p w14:paraId="2C0954DB" w14:textId="77777777" w:rsidR="0098636F" w:rsidRDefault="00CC7689">
            <w:pPr>
              <w:pStyle w:val="TableParagraph"/>
              <w:spacing w:before="122"/>
              <w:ind w:left="44"/>
              <w:rPr>
                <w:rFonts w:ascii="Trebuchet MS"/>
                <w:b/>
                <w:sz w:val="32"/>
              </w:rPr>
            </w:pPr>
            <w:r>
              <w:rPr>
                <w:rFonts w:ascii="Trebuchet MS"/>
                <w:b/>
                <w:color w:val="0096FF"/>
                <w:w w:val="120"/>
                <w:sz w:val="32"/>
              </w:rPr>
              <w:t>WP2</w:t>
            </w:r>
          </w:p>
        </w:tc>
        <w:tc>
          <w:tcPr>
            <w:tcW w:w="2382" w:type="dxa"/>
            <w:tcBorders>
              <w:bottom w:val="single" w:sz="12" w:space="0" w:color="000000"/>
            </w:tcBorders>
          </w:tcPr>
          <w:p w14:paraId="7D091AA4" w14:textId="77777777" w:rsidR="0098636F" w:rsidRDefault="00CC7689">
            <w:pPr>
              <w:pStyle w:val="TableParagraph"/>
              <w:spacing w:before="54" w:line="252" w:lineRule="auto"/>
              <w:ind w:left="623" w:right="2" w:hanging="262"/>
              <w:rPr>
                <w:rFonts w:ascii="Arial"/>
                <w:b/>
                <w:i/>
                <w:sz w:val="21"/>
              </w:rPr>
            </w:pPr>
            <w:r>
              <w:rPr>
                <w:rFonts w:ascii="Arial"/>
                <w:b/>
                <w:color w:val="0096FF"/>
                <w:w w:val="105"/>
                <w:sz w:val="21"/>
              </w:rPr>
              <w:t xml:space="preserve">PDRA1, PDRA2, PhD1, </w:t>
            </w:r>
            <w:r>
              <w:rPr>
                <w:rFonts w:ascii="Arial"/>
                <w:b/>
                <w:i/>
                <w:color w:val="0096FF"/>
                <w:w w:val="105"/>
                <w:sz w:val="21"/>
              </w:rPr>
              <w:t>NPR</w:t>
            </w:r>
          </w:p>
        </w:tc>
        <w:tc>
          <w:tcPr>
            <w:tcW w:w="361" w:type="dxa"/>
            <w:tcBorders>
              <w:bottom w:val="single" w:sz="12" w:space="0" w:color="000000"/>
            </w:tcBorders>
          </w:tcPr>
          <w:p w14:paraId="614FF18C" w14:textId="77777777" w:rsidR="0098636F" w:rsidRDefault="0098636F">
            <w:pPr>
              <w:pStyle w:val="TableParagraph"/>
              <w:rPr>
                <w:rFonts w:ascii="Times New Roman"/>
              </w:rPr>
            </w:pPr>
          </w:p>
        </w:tc>
        <w:tc>
          <w:tcPr>
            <w:tcW w:w="3971" w:type="dxa"/>
            <w:gridSpan w:val="11"/>
            <w:tcBorders>
              <w:bottom w:val="single" w:sz="12" w:space="0" w:color="000000"/>
            </w:tcBorders>
          </w:tcPr>
          <w:p w14:paraId="52F27E52" w14:textId="77777777" w:rsidR="0098636F" w:rsidRDefault="00CC7689">
            <w:pPr>
              <w:pStyle w:val="TableParagraph"/>
              <w:spacing w:before="31" w:line="280" w:lineRule="atLeast"/>
              <w:ind w:left="891" w:hanging="487"/>
              <w:rPr>
                <w:sz w:val="24"/>
              </w:rPr>
            </w:pPr>
            <w:r>
              <w:rPr>
                <w:color w:val="FFFFFF"/>
                <w:w w:val="110"/>
                <w:sz w:val="24"/>
              </w:rPr>
              <w:t xml:space="preserve">Quasar Catalog Generation and Demographics </w:t>
            </w:r>
            <w:proofErr w:type="spellStart"/>
            <w:r>
              <w:rPr>
                <w:color w:val="FFFFFF"/>
                <w:w w:val="110"/>
                <w:sz w:val="24"/>
              </w:rPr>
              <w:t>Stuides</w:t>
            </w:r>
            <w:proofErr w:type="spellEnd"/>
          </w:p>
        </w:tc>
        <w:tc>
          <w:tcPr>
            <w:tcW w:w="361" w:type="dxa"/>
            <w:tcBorders>
              <w:bottom w:val="single" w:sz="12" w:space="0" w:color="000000"/>
            </w:tcBorders>
          </w:tcPr>
          <w:p w14:paraId="3BE4F04C" w14:textId="77777777" w:rsidR="0098636F" w:rsidRDefault="0098636F">
            <w:pPr>
              <w:pStyle w:val="TableParagraph"/>
              <w:rPr>
                <w:rFonts w:ascii="Times New Roman"/>
              </w:rPr>
            </w:pPr>
          </w:p>
        </w:tc>
        <w:tc>
          <w:tcPr>
            <w:tcW w:w="361" w:type="dxa"/>
            <w:tcBorders>
              <w:bottom w:val="single" w:sz="12" w:space="0" w:color="000000"/>
            </w:tcBorders>
          </w:tcPr>
          <w:p w14:paraId="58E36BA6" w14:textId="77777777" w:rsidR="0098636F" w:rsidRDefault="0098636F">
            <w:pPr>
              <w:pStyle w:val="TableParagraph"/>
              <w:rPr>
                <w:rFonts w:ascii="Times New Roman"/>
              </w:rPr>
            </w:pPr>
          </w:p>
        </w:tc>
        <w:tc>
          <w:tcPr>
            <w:tcW w:w="361" w:type="dxa"/>
            <w:tcBorders>
              <w:bottom w:val="single" w:sz="12" w:space="0" w:color="000000"/>
            </w:tcBorders>
          </w:tcPr>
          <w:p w14:paraId="27A5A98E" w14:textId="77777777" w:rsidR="0098636F" w:rsidRDefault="0098636F">
            <w:pPr>
              <w:pStyle w:val="TableParagraph"/>
              <w:rPr>
                <w:rFonts w:ascii="Times New Roman"/>
              </w:rPr>
            </w:pPr>
          </w:p>
        </w:tc>
      </w:tr>
      <w:tr w:rsidR="0098636F" w14:paraId="407335BA" w14:textId="77777777">
        <w:trPr>
          <w:trHeight w:val="601"/>
        </w:trPr>
        <w:tc>
          <w:tcPr>
            <w:tcW w:w="1169" w:type="dxa"/>
            <w:tcBorders>
              <w:top w:val="single" w:sz="12" w:space="0" w:color="000000"/>
              <w:bottom w:val="single" w:sz="12" w:space="0" w:color="000000"/>
            </w:tcBorders>
          </w:tcPr>
          <w:p w14:paraId="0AC1B1FC" w14:textId="77777777" w:rsidR="0098636F" w:rsidRDefault="00CC7689">
            <w:pPr>
              <w:pStyle w:val="TableParagraph"/>
              <w:spacing w:before="112"/>
              <w:ind w:left="44"/>
              <w:rPr>
                <w:rFonts w:ascii="Trebuchet MS"/>
                <w:b/>
                <w:sz w:val="32"/>
              </w:rPr>
            </w:pPr>
            <w:r>
              <w:rPr>
                <w:rFonts w:ascii="Trebuchet MS"/>
                <w:b/>
                <w:color w:val="005895"/>
                <w:w w:val="120"/>
                <w:sz w:val="32"/>
              </w:rPr>
              <w:t>WP3</w:t>
            </w:r>
          </w:p>
        </w:tc>
        <w:tc>
          <w:tcPr>
            <w:tcW w:w="2382" w:type="dxa"/>
            <w:tcBorders>
              <w:top w:val="single" w:sz="12" w:space="0" w:color="000000"/>
              <w:bottom w:val="single" w:sz="12" w:space="0" w:color="000000"/>
            </w:tcBorders>
          </w:tcPr>
          <w:p w14:paraId="43D5BDBB" w14:textId="77777777" w:rsidR="0098636F" w:rsidRDefault="00CC7689">
            <w:pPr>
              <w:pStyle w:val="TableParagraph"/>
              <w:spacing w:before="45" w:line="252" w:lineRule="auto"/>
              <w:ind w:left="623" w:right="2" w:hanging="262"/>
              <w:rPr>
                <w:rFonts w:ascii="Arial"/>
                <w:b/>
                <w:i/>
                <w:sz w:val="21"/>
              </w:rPr>
            </w:pPr>
            <w:r>
              <w:rPr>
                <w:rFonts w:ascii="Arial"/>
                <w:b/>
                <w:color w:val="005A98"/>
                <w:w w:val="105"/>
                <w:sz w:val="21"/>
              </w:rPr>
              <w:t xml:space="preserve">PDRA1, PDRA2, PhD1, </w:t>
            </w:r>
            <w:r>
              <w:rPr>
                <w:rFonts w:ascii="Arial"/>
                <w:b/>
                <w:i/>
                <w:color w:val="005A98"/>
                <w:w w:val="105"/>
                <w:sz w:val="21"/>
              </w:rPr>
              <w:t>NPR</w:t>
            </w:r>
          </w:p>
        </w:tc>
        <w:tc>
          <w:tcPr>
            <w:tcW w:w="361" w:type="dxa"/>
            <w:tcBorders>
              <w:top w:val="single" w:sz="12" w:space="0" w:color="000000"/>
              <w:bottom w:val="single" w:sz="12" w:space="0" w:color="000000"/>
            </w:tcBorders>
          </w:tcPr>
          <w:p w14:paraId="79DC76B6" w14:textId="77777777" w:rsidR="0098636F" w:rsidRDefault="0098636F">
            <w:pPr>
              <w:pStyle w:val="TableParagraph"/>
              <w:rPr>
                <w:rFonts w:ascii="Times New Roman"/>
              </w:rPr>
            </w:pPr>
          </w:p>
        </w:tc>
        <w:tc>
          <w:tcPr>
            <w:tcW w:w="361" w:type="dxa"/>
            <w:tcBorders>
              <w:top w:val="single" w:sz="12" w:space="0" w:color="000000"/>
              <w:bottom w:val="single" w:sz="12" w:space="0" w:color="000000"/>
            </w:tcBorders>
          </w:tcPr>
          <w:p w14:paraId="19C324C6" w14:textId="77777777" w:rsidR="0098636F" w:rsidRDefault="0098636F">
            <w:pPr>
              <w:pStyle w:val="TableParagraph"/>
              <w:rPr>
                <w:rFonts w:ascii="Times New Roman"/>
              </w:rPr>
            </w:pPr>
          </w:p>
        </w:tc>
        <w:tc>
          <w:tcPr>
            <w:tcW w:w="361" w:type="dxa"/>
            <w:tcBorders>
              <w:top w:val="single" w:sz="12" w:space="0" w:color="000000"/>
              <w:bottom w:val="single" w:sz="12" w:space="0" w:color="000000"/>
            </w:tcBorders>
          </w:tcPr>
          <w:p w14:paraId="6E666EC2" w14:textId="77777777" w:rsidR="0098636F" w:rsidRDefault="0098636F">
            <w:pPr>
              <w:pStyle w:val="TableParagraph"/>
              <w:rPr>
                <w:rFonts w:ascii="Times New Roman"/>
              </w:rPr>
            </w:pPr>
          </w:p>
        </w:tc>
        <w:tc>
          <w:tcPr>
            <w:tcW w:w="361" w:type="dxa"/>
            <w:tcBorders>
              <w:top w:val="single" w:sz="12" w:space="0" w:color="000000"/>
              <w:bottom w:val="single" w:sz="12" w:space="0" w:color="000000"/>
            </w:tcBorders>
          </w:tcPr>
          <w:p w14:paraId="6AB3F678" w14:textId="77777777" w:rsidR="0098636F" w:rsidRDefault="0098636F">
            <w:pPr>
              <w:pStyle w:val="TableParagraph"/>
              <w:rPr>
                <w:rFonts w:ascii="Times New Roman"/>
              </w:rPr>
            </w:pPr>
          </w:p>
        </w:tc>
        <w:tc>
          <w:tcPr>
            <w:tcW w:w="361" w:type="dxa"/>
            <w:tcBorders>
              <w:top w:val="single" w:sz="12" w:space="0" w:color="000000"/>
              <w:bottom w:val="single" w:sz="12" w:space="0" w:color="000000"/>
            </w:tcBorders>
          </w:tcPr>
          <w:p w14:paraId="15034C50" w14:textId="77777777" w:rsidR="0098636F" w:rsidRDefault="0098636F">
            <w:pPr>
              <w:pStyle w:val="TableParagraph"/>
              <w:rPr>
                <w:rFonts w:ascii="Times New Roman"/>
              </w:rPr>
            </w:pPr>
          </w:p>
        </w:tc>
        <w:tc>
          <w:tcPr>
            <w:tcW w:w="3610" w:type="dxa"/>
            <w:gridSpan w:val="10"/>
            <w:tcBorders>
              <w:top w:val="single" w:sz="12" w:space="0" w:color="000000"/>
              <w:bottom w:val="single" w:sz="12" w:space="0" w:color="000000"/>
            </w:tcBorders>
          </w:tcPr>
          <w:p w14:paraId="3A93500F" w14:textId="77777777" w:rsidR="0098636F" w:rsidRDefault="00CC7689">
            <w:pPr>
              <w:pStyle w:val="TableParagraph"/>
              <w:spacing w:before="123"/>
              <w:ind w:left="87"/>
              <w:rPr>
                <w:sz w:val="29"/>
              </w:rPr>
            </w:pPr>
            <w:r>
              <w:rPr>
                <w:color w:val="FFFFFF"/>
                <w:w w:val="110"/>
                <w:sz w:val="29"/>
              </w:rPr>
              <w:t xml:space="preserve">Light </w:t>
            </w:r>
            <w:proofErr w:type="spellStart"/>
            <w:r>
              <w:rPr>
                <w:color w:val="FFFFFF"/>
                <w:w w:val="110"/>
                <w:sz w:val="29"/>
              </w:rPr>
              <w:t>Curve+Spectral</w:t>
            </w:r>
            <w:proofErr w:type="spellEnd"/>
            <w:r>
              <w:rPr>
                <w:color w:val="FFFFFF"/>
                <w:w w:val="110"/>
                <w:sz w:val="29"/>
              </w:rPr>
              <w:t xml:space="preserve"> analysis</w:t>
            </w:r>
          </w:p>
        </w:tc>
      </w:tr>
      <w:tr w:rsidR="0098636F" w14:paraId="714C2F34" w14:textId="77777777">
        <w:trPr>
          <w:trHeight w:val="610"/>
        </w:trPr>
        <w:tc>
          <w:tcPr>
            <w:tcW w:w="1169" w:type="dxa"/>
            <w:tcBorders>
              <w:top w:val="single" w:sz="12" w:space="0" w:color="000000"/>
              <w:bottom w:val="single" w:sz="12" w:space="0" w:color="000000"/>
            </w:tcBorders>
          </w:tcPr>
          <w:p w14:paraId="1EE0F817" w14:textId="77777777" w:rsidR="0098636F" w:rsidRDefault="00CC7689">
            <w:pPr>
              <w:pStyle w:val="TableParagraph"/>
              <w:spacing w:before="121"/>
              <w:ind w:left="44"/>
              <w:rPr>
                <w:rFonts w:ascii="Trebuchet MS"/>
                <w:b/>
                <w:sz w:val="32"/>
              </w:rPr>
            </w:pPr>
            <w:r>
              <w:rPr>
                <w:rFonts w:ascii="Trebuchet MS"/>
                <w:b/>
                <w:color w:val="005998"/>
                <w:w w:val="120"/>
                <w:sz w:val="32"/>
              </w:rPr>
              <w:t>WP4</w:t>
            </w:r>
          </w:p>
        </w:tc>
        <w:tc>
          <w:tcPr>
            <w:tcW w:w="2382" w:type="dxa"/>
            <w:tcBorders>
              <w:top w:val="single" w:sz="12" w:space="0" w:color="000000"/>
              <w:bottom w:val="single" w:sz="12" w:space="0" w:color="000000"/>
            </w:tcBorders>
          </w:tcPr>
          <w:p w14:paraId="379A43D4" w14:textId="77777777" w:rsidR="0098636F" w:rsidRDefault="00CC7689">
            <w:pPr>
              <w:pStyle w:val="TableParagraph"/>
              <w:spacing w:before="54"/>
              <w:ind w:left="15"/>
              <w:jc w:val="center"/>
              <w:rPr>
                <w:rFonts w:ascii="Arial"/>
                <w:b/>
                <w:i/>
                <w:sz w:val="21"/>
              </w:rPr>
            </w:pPr>
            <w:r>
              <w:rPr>
                <w:rFonts w:ascii="Arial"/>
                <w:b/>
                <w:color w:val="005EA0"/>
                <w:w w:val="105"/>
                <w:sz w:val="21"/>
              </w:rPr>
              <w:t xml:space="preserve">PDRA3, </w:t>
            </w:r>
            <w:r>
              <w:rPr>
                <w:rFonts w:ascii="Arial"/>
                <w:b/>
                <w:i/>
                <w:color w:val="005EA0"/>
                <w:w w:val="105"/>
                <w:sz w:val="21"/>
              </w:rPr>
              <w:t>NPR</w:t>
            </w:r>
          </w:p>
          <w:p w14:paraId="3428DBB5" w14:textId="77777777" w:rsidR="0098636F" w:rsidRDefault="00CC7689">
            <w:pPr>
              <w:pStyle w:val="TableParagraph"/>
              <w:spacing w:before="11"/>
              <w:ind w:left="21"/>
              <w:jc w:val="center"/>
              <w:rPr>
                <w:rFonts w:ascii="Arial"/>
                <w:b/>
                <w:i/>
                <w:sz w:val="21"/>
              </w:rPr>
            </w:pPr>
            <w:r>
              <w:rPr>
                <w:rFonts w:ascii="Arial"/>
                <w:b/>
                <w:color w:val="005EA0"/>
                <w:w w:val="105"/>
                <w:sz w:val="21"/>
              </w:rPr>
              <w:t xml:space="preserve">(PDRA2, </w:t>
            </w:r>
            <w:r>
              <w:rPr>
                <w:rFonts w:ascii="Arial"/>
                <w:b/>
                <w:i/>
                <w:color w:val="005EA0"/>
                <w:w w:val="105"/>
                <w:sz w:val="21"/>
              </w:rPr>
              <w:t>WKMR</w:t>
            </w:r>
            <w:r>
              <w:rPr>
                <w:rFonts w:ascii="Arial"/>
                <w:b/>
                <w:color w:val="005EA0"/>
                <w:w w:val="105"/>
                <w:sz w:val="21"/>
              </w:rPr>
              <w:t xml:space="preserve">, </w:t>
            </w:r>
            <w:r>
              <w:rPr>
                <w:rFonts w:ascii="Arial"/>
                <w:b/>
                <w:i/>
                <w:color w:val="005EA0"/>
                <w:w w:val="105"/>
                <w:sz w:val="21"/>
              </w:rPr>
              <w:t>RSD)</w:t>
            </w:r>
          </w:p>
        </w:tc>
        <w:tc>
          <w:tcPr>
            <w:tcW w:w="361" w:type="dxa"/>
            <w:tcBorders>
              <w:top w:val="single" w:sz="12" w:space="0" w:color="000000"/>
              <w:bottom w:val="single" w:sz="12" w:space="0" w:color="000000"/>
            </w:tcBorders>
          </w:tcPr>
          <w:p w14:paraId="1E81715E" w14:textId="77777777" w:rsidR="0098636F" w:rsidRDefault="0098636F">
            <w:pPr>
              <w:pStyle w:val="TableParagraph"/>
              <w:rPr>
                <w:rFonts w:ascii="Times New Roman"/>
              </w:rPr>
            </w:pPr>
          </w:p>
        </w:tc>
        <w:tc>
          <w:tcPr>
            <w:tcW w:w="361" w:type="dxa"/>
            <w:tcBorders>
              <w:top w:val="single" w:sz="12" w:space="0" w:color="000000"/>
              <w:bottom w:val="single" w:sz="12" w:space="0" w:color="000000"/>
            </w:tcBorders>
          </w:tcPr>
          <w:p w14:paraId="66E6E8FB" w14:textId="77777777" w:rsidR="0098636F" w:rsidRDefault="0098636F">
            <w:pPr>
              <w:pStyle w:val="TableParagraph"/>
              <w:rPr>
                <w:rFonts w:ascii="Times New Roman"/>
              </w:rPr>
            </w:pPr>
          </w:p>
        </w:tc>
        <w:tc>
          <w:tcPr>
            <w:tcW w:w="361" w:type="dxa"/>
            <w:tcBorders>
              <w:top w:val="single" w:sz="12" w:space="0" w:color="000000"/>
              <w:bottom w:val="single" w:sz="12" w:space="0" w:color="000000"/>
            </w:tcBorders>
          </w:tcPr>
          <w:p w14:paraId="4384CA1D" w14:textId="77777777" w:rsidR="0098636F" w:rsidRDefault="0098636F">
            <w:pPr>
              <w:pStyle w:val="TableParagraph"/>
              <w:rPr>
                <w:rFonts w:ascii="Times New Roman"/>
              </w:rPr>
            </w:pPr>
          </w:p>
        </w:tc>
        <w:tc>
          <w:tcPr>
            <w:tcW w:w="361" w:type="dxa"/>
            <w:tcBorders>
              <w:top w:val="single" w:sz="12" w:space="0" w:color="000000"/>
              <w:bottom w:val="single" w:sz="12" w:space="0" w:color="000000"/>
            </w:tcBorders>
          </w:tcPr>
          <w:p w14:paraId="584A87B6" w14:textId="77777777" w:rsidR="0098636F" w:rsidRDefault="0098636F">
            <w:pPr>
              <w:pStyle w:val="TableParagraph"/>
              <w:rPr>
                <w:rFonts w:ascii="Times New Roman"/>
              </w:rPr>
            </w:pPr>
          </w:p>
        </w:tc>
        <w:tc>
          <w:tcPr>
            <w:tcW w:w="3971" w:type="dxa"/>
            <w:gridSpan w:val="11"/>
            <w:tcBorders>
              <w:top w:val="single" w:sz="12" w:space="0" w:color="000000"/>
              <w:bottom w:val="single" w:sz="12" w:space="0" w:color="000000"/>
            </w:tcBorders>
          </w:tcPr>
          <w:p w14:paraId="3E452E67" w14:textId="77777777" w:rsidR="0098636F" w:rsidRDefault="00CC7689">
            <w:pPr>
              <w:pStyle w:val="TableParagraph"/>
              <w:spacing w:line="288" w:lineRule="exact"/>
              <w:ind w:left="729" w:right="493"/>
              <w:jc w:val="center"/>
              <w:rPr>
                <w:sz w:val="26"/>
              </w:rPr>
            </w:pPr>
            <w:r>
              <w:rPr>
                <w:color w:val="FFFFFF"/>
                <w:w w:val="115"/>
                <w:sz w:val="26"/>
              </w:rPr>
              <w:t>Accretion Disk and</w:t>
            </w:r>
          </w:p>
          <w:p w14:paraId="7F1204B9" w14:textId="77777777" w:rsidR="0098636F" w:rsidRDefault="00CC7689">
            <w:pPr>
              <w:pStyle w:val="TableParagraph"/>
              <w:spacing w:before="8" w:line="294" w:lineRule="exact"/>
              <w:ind w:left="732" w:right="493"/>
              <w:jc w:val="center"/>
              <w:rPr>
                <w:sz w:val="26"/>
              </w:rPr>
            </w:pPr>
            <w:r>
              <w:rPr>
                <w:color w:val="FFFFFF"/>
                <w:w w:val="110"/>
                <w:sz w:val="26"/>
              </w:rPr>
              <w:t>Cosmological Simulations</w:t>
            </w:r>
          </w:p>
        </w:tc>
      </w:tr>
      <w:tr w:rsidR="0098636F" w14:paraId="10118B60" w14:textId="77777777">
        <w:trPr>
          <w:trHeight w:val="601"/>
        </w:trPr>
        <w:tc>
          <w:tcPr>
            <w:tcW w:w="1169" w:type="dxa"/>
            <w:tcBorders>
              <w:top w:val="single" w:sz="12" w:space="0" w:color="000000"/>
              <w:bottom w:val="single" w:sz="12" w:space="0" w:color="000000"/>
            </w:tcBorders>
          </w:tcPr>
          <w:p w14:paraId="12BBE3CA" w14:textId="77777777" w:rsidR="0098636F" w:rsidRDefault="00CC7689">
            <w:pPr>
              <w:pStyle w:val="TableParagraph"/>
              <w:spacing w:before="121"/>
              <w:ind w:left="44"/>
              <w:rPr>
                <w:rFonts w:ascii="Trebuchet MS"/>
                <w:b/>
                <w:sz w:val="32"/>
              </w:rPr>
            </w:pPr>
            <w:r>
              <w:rPr>
                <w:rFonts w:ascii="Trebuchet MS"/>
                <w:b/>
                <w:w w:val="120"/>
                <w:sz w:val="32"/>
              </w:rPr>
              <w:t>WP5</w:t>
            </w:r>
          </w:p>
        </w:tc>
        <w:tc>
          <w:tcPr>
            <w:tcW w:w="2382" w:type="dxa"/>
            <w:tcBorders>
              <w:top w:val="single" w:sz="12" w:space="0" w:color="000000"/>
              <w:bottom w:val="single" w:sz="12" w:space="0" w:color="000000"/>
            </w:tcBorders>
          </w:tcPr>
          <w:p w14:paraId="4D1E86A3" w14:textId="77777777" w:rsidR="0098636F" w:rsidRDefault="00CC7689">
            <w:pPr>
              <w:pStyle w:val="TableParagraph"/>
              <w:spacing w:before="180"/>
              <w:ind w:left="9"/>
              <w:jc w:val="center"/>
              <w:rPr>
                <w:rFonts w:ascii="Arial"/>
                <w:b/>
                <w:i/>
                <w:sz w:val="21"/>
              </w:rPr>
            </w:pPr>
            <w:r>
              <w:rPr>
                <w:rFonts w:ascii="Arial"/>
                <w:b/>
                <w:i/>
                <w:w w:val="105"/>
                <w:sz w:val="21"/>
              </w:rPr>
              <w:t>NPR</w:t>
            </w:r>
          </w:p>
        </w:tc>
        <w:tc>
          <w:tcPr>
            <w:tcW w:w="5415" w:type="dxa"/>
            <w:gridSpan w:val="15"/>
            <w:tcBorders>
              <w:top w:val="single" w:sz="12" w:space="0" w:color="000000"/>
              <w:bottom w:val="single" w:sz="12" w:space="0" w:color="000000"/>
            </w:tcBorders>
          </w:tcPr>
          <w:p w14:paraId="271FF548" w14:textId="77777777" w:rsidR="0098636F" w:rsidRDefault="00CC7689">
            <w:pPr>
              <w:pStyle w:val="TableParagraph"/>
              <w:spacing w:before="128"/>
              <w:ind w:left="693"/>
              <w:rPr>
                <w:sz w:val="29"/>
              </w:rPr>
            </w:pPr>
            <w:r>
              <w:rPr>
                <w:rFonts w:ascii="Calibri"/>
                <w:i/>
                <w:color w:val="FFFFFF"/>
                <w:sz w:val="29"/>
              </w:rPr>
              <w:t xml:space="preserve">James Webb Space Telescope </w:t>
            </w:r>
            <w:r>
              <w:rPr>
                <w:color w:val="FFFFFF"/>
                <w:sz w:val="29"/>
              </w:rPr>
              <w:t>studies</w:t>
            </w:r>
          </w:p>
        </w:tc>
      </w:tr>
      <w:tr w:rsidR="0098636F" w14:paraId="21330225" w14:textId="77777777">
        <w:trPr>
          <w:trHeight w:val="601"/>
        </w:trPr>
        <w:tc>
          <w:tcPr>
            <w:tcW w:w="1169" w:type="dxa"/>
            <w:tcBorders>
              <w:top w:val="single" w:sz="12" w:space="0" w:color="000000"/>
            </w:tcBorders>
          </w:tcPr>
          <w:p w14:paraId="0C1C888B" w14:textId="77777777" w:rsidR="0098636F" w:rsidRDefault="00CC7689">
            <w:pPr>
              <w:pStyle w:val="TableParagraph"/>
              <w:spacing w:before="112"/>
              <w:ind w:left="44"/>
              <w:rPr>
                <w:rFonts w:ascii="Trebuchet MS"/>
                <w:b/>
                <w:sz w:val="32"/>
              </w:rPr>
            </w:pPr>
            <w:r>
              <w:rPr>
                <w:rFonts w:ascii="Trebuchet MS"/>
                <w:b/>
                <w:w w:val="120"/>
                <w:sz w:val="32"/>
              </w:rPr>
              <w:t>WP6</w:t>
            </w:r>
          </w:p>
        </w:tc>
        <w:tc>
          <w:tcPr>
            <w:tcW w:w="2382" w:type="dxa"/>
            <w:tcBorders>
              <w:top w:val="single" w:sz="12" w:space="0" w:color="000000"/>
            </w:tcBorders>
          </w:tcPr>
          <w:p w14:paraId="3DAEE57B" w14:textId="77777777" w:rsidR="0098636F" w:rsidRDefault="00CC7689">
            <w:pPr>
              <w:pStyle w:val="TableParagraph"/>
              <w:spacing w:before="45" w:line="252" w:lineRule="auto"/>
              <w:ind w:left="488" w:right="2" w:hanging="415"/>
              <w:rPr>
                <w:rFonts w:ascii="Arial"/>
                <w:b/>
                <w:sz w:val="21"/>
              </w:rPr>
            </w:pPr>
            <w:r>
              <w:rPr>
                <w:rFonts w:ascii="Arial"/>
                <w:b/>
                <w:i/>
                <w:w w:val="105"/>
                <w:sz w:val="21"/>
              </w:rPr>
              <w:t xml:space="preserve">NPR, </w:t>
            </w:r>
            <w:r>
              <w:rPr>
                <w:rFonts w:ascii="Arial"/>
                <w:b/>
                <w:w w:val="105"/>
                <w:sz w:val="21"/>
              </w:rPr>
              <w:t>PDRA1, PDRA2, PDRA3, PhD1</w:t>
            </w:r>
          </w:p>
        </w:tc>
        <w:tc>
          <w:tcPr>
            <w:tcW w:w="361" w:type="dxa"/>
            <w:tcBorders>
              <w:top w:val="single" w:sz="12" w:space="0" w:color="000000"/>
              <w:right w:val="nil"/>
            </w:tcBorders>
          </w:tcPr>
          <w:p w14:paraId="79A6873B" w14:textId="77777777" w:rsidR="0098636F" w:rsidRDefault="0098636F">
            <w:pPr>
              <w:pStyle w:val="TableParagraph"/>
              <w:rPr>
                <w:rFonts w:ascii="Times New Roman"/>
              </w:rPr>
            </w:pPr>
          </w:p>
        </w:tc>
        <w:tc>
          <w:tcPr>
            <w:tcW w:w="1083" w:type="dxa"/>
            <w:gridSpan w:val="3"/>
            <w:tcBorders>
              <w:top w:val="single" w:sz="12" w:space="0" w:color="000000"/>
              <w:left w:val="nil"/>
              <w:right w:val="nil"/>
            </w:tcBorders>
          </w:tcPr>
          <w:p w14:paraId="049EE3B0" w14:textId="77777777" w:rsidR="0098636F" w:rsidRDefault="0098636F">
            <w:pPr>
              <w:pStyle w:val="TableParagraph"/>
              <w:rPr>
                <w:rFonts w:ascii="Times New Roman"/>
              </w:rPr>
            </w:pPr>
          </w:p>
        </w:tc>
        <w:tc>
          <w:tcPr>
            <w:tcW w:w="361" w:type="dxa"/>
            <w:tcBorders>
              <w:top w:val="single" w:sz="12" w:space="0" w:color="000000"/>
              <w:left w:val="nil"/>
              <w:right w:val="nil"/>
            </w:tcBorders>
          </w:tcPr>
          <w:p w14:paraId="5E919726" w14:textId="77777777" w:rsidR="0098636F" w:rsidRDefault="0098636F">
            <w:pPr>
              <w:pStyle w:val="TableParagraph"/>
              <w:rPr>
                <w:rFonts w:ascii="Times New Roman"/>
              </w:rPr>
            </w:pPr>
          </w:p>
        </w:tc>
        <w:tc>
          <w:tcPr>
            <w:tcW w:w="361" w:type="dxa"/>
            <w:tcBorders>
              <w:top w:val="single" w:sz="12" w:space="0" w:color="000000"/>
              <w:left w:val="nil"/>
            </w:tcBorders>
          </w:tcPr>
          <w:p w14:paraId="12608033" w14:textId="77777777" w:rsidR="0098636F" w:rsidRDefault="0098636F">
            <w:pPr>
              <w:pStyle w:val="TableParagraph"/>
              <w:rPr>
                <w:rFonts w:ascii="Times New Roman"/>
              </w:rPr>
            </w:pPr>
          </w:p>
        </w:tc>
        <w:tc>
          <w:tcPr>
            <w:tcW w:w="3249" w:type="dxa"/>
            <w:gridSpan w:val="9"/>
            <w:tcBorders>
              <w:top w:val="single" w:sz="12" w:space="0" w:color="000000"/>
            </w:tcBorders>
          </w:tcPr>
          <w:p w14:paraId="1B22CD84" w14:textId="77777777" w:rsidR="0098636F" w:rsidRDefault="00CC7689">
            <w:pPr>
              <w:pStyle w:val="TableParagraph"/>
              <w:spacing w:before="89"/>
              <w:ind w:left="204"/>
              <w:rPr>
                <w:rFonts w:ascii="Calibri"/>
                <w:i/>
                <w:sz w:val="34"/>
              </w:rPr>
            </w:pPr>
            <w:r>
              <w:rPr>
                <w:rFonts w:ascii="Calibri"/>
                <w:i/>
                <w:color w:val="FFFFFF"/>
                <w:sz w:val="34"/>
              </w:rPr>
              <w:t>New Object Discovery</w:t>
            </w:r>
          </w:p>
        </w:tc>
      </w:tr>
    </w:tbl>
    <w:p w14:paraId="3CE5F9F7" w14:textId="77777777" w:rsidR="0098636F" w:rsidRDefault="00CC7689">
      <w:pPr>
        <w:pStyle w:val="BodyText"/>
        <w:spacing w:before="136" w:line="256" w:lineRule="auto"/>
        <w:ind w:right="100"/>
        <w:jc w:val="both"/>
      </w:pPr>
      <w:commentRangeStart w:id="75"/>
      <w:r>
        <w:t xml:space="preserve">Figure 3: An </w:t>
      </w:r>
      <w:commentRangeEnd w:id="75"/>
      <w:r w:rsidR="00A81420">
        <w:rPr>
          <w:rStyle w:val="CommentReference"/>
        </w:rPr>
        <w:commentReference w:id="75"/>
      </w:r>
      <w:r>
        <w:t xml:space="preserve">overview of our WPs: the </w:t>
      </w:r>
      <w:proofErr w:type="spellStart"/>
      <w:r>
        <w:t>personel</w:t>
      </w:r>
      <w:proofErr w:type="spellEnd"/>
      <w:r>
        <w:t xml:space="preserve"> attached to each WP and a guide to their start and duration is</w:t>
      </w:r>
      <w:r>
        <w:rPr>
          <w:spacing w:val="-5"/>
        </w:rPr>
        <w:t xml:space="preserve"> </w:t>
      </w:r>
      <w:r>
        <w:t>shown.</w:t>
      </w:r>
      <w:r>
        <w:rPr>
          <w:spacing w:val="8"/>
        </w:rPr>
        <w:t xml:space="preserve"> </w:t>
      </w:r>
      <w:r>
        <w:t>As</w:t>
      </w:r>
      <w:r>
        <w:rPr>
          <w:spacing w:val="-5"/>
        </w:rPr>
        <w:t xml:space="preserve"> </w:t>
      </w:r>
      <w:r>
        <w:t>given</w:t>
      </w:r>
      <w:r>
        <w:rPr>
          <w:spacing w:val="-5"/>
        </w:rPr>
        <w:t xml:space="preserve"> </w:t>
      </w:r>
      <w:r>
        <w:t>be</w:t>
      </w:r>
      <w:r>
        <w:rPr>
          <w:spacing w:val="-4"/>
        </w:rPr>
        <w:t xml:space="preserve"> </w:t>
      </w:r>
      <w:r>
        <w:t>the</w:t>
      </w:r>
      <w:r>
        <w:rPr>
          <w:spacing w:val="-5"/>
        </w:rPr>
        <w:t xml:space="preserve"> </w:t>
      </w:r>
      <w:r>
        <w:t>shadings,</w:t>
      </w:r>
      <w:r>
        <w:rPr>
          <w:spacing w:val="-4"/>
        </w:rPr>
        <w:t xml:space="preserve"> </w:t>
      </w:r>
      <w:r>
        <w:t>WP1,</w:t>
      </w:r>
      <w:r>
        <w:rPr>
          <w:spacing w:val="-4"/>
        </w:rPr>
        <w:t xml:space="preserve"> </w:t>
      </w:r>
      <w:r>
        <w:t>2</w:t>
      </w:r>
      <w:r>
        <w:rPr>
          <w:spacing w:val="-5"/>
        </w:rPr>
        <w:t xml:space="preserve"> </w:t>
      </w:r>
      <w:r>
        <w:t>and</w:t>
      </w:r>
      <w:r>
        <w:rPr>
          <w:spacing w:val="-5"/>
        </w:rPr>
        <w:t xml:space="preserve"> </w:t>
      </w:r>
      <w:r>
        <w:t>3</w:t>
      </w:r>
      <w:r>
        <w:rPr>
          <w:spacing w:val="-5"/>
        </w:rPr>
        <w:t xml:space="preserve"> </w:t>
      </w:r>
      <w:r>
        <w:t>are</w:t>
      </w:r>
      <w:r>
        <w:rPr>
          <w:spacing w:val="-5"/>
        </w:rPr>
        <w:t xml:space="preserve"> </w:t>
      </w:r>
      <w:r>
        <w:t>observational</w:t>
      </w:r>
      <w:r>
        <w:rPr>
          <w:spacing w:val="-5"/>
        </w:rPr>
        <w:t xml:space="preserve"> </w:t>
      </w:r>
      <w:r>
        <w:t>studies</w:t>
      </w:r>
      <w:r>
        <w:rPr>
          <w:spacing w:val="-5"/>
        </w:rPr>
        <w:t xml:space="preserve"> </w:t>
      </w:r>
      <w:r>
        <w:t>of</w:t>
      </w:r>
      <w:r>
        <w:rPr>
          <w:spacing w:val="-5"/>
        </w:rPr>
        <w:t xml:space="preserve"> </w:t>
      </w:r>
      <w:r>
        <w:t>large</w:t>
      </w:r>
      <w:r>
        <w:rPr>
          <w:spacing w:val="-5"/>
        </w:rPr>
        <w:t xml:space="preserve"> </w:t>
      </w:r>
      <w:r>
        <w:t>numbers</w:t>
      </w:r>
      <w:r>
        <w:rPr>
          <w:spacing w:val="-5"/>
        </w:rPr>
        <w:t xml:space="preserve"> </w:t>
      </w:r>
      <w:r>
        <w:t>of</w:t>
      </w:r>
      <w:r>
        <w:rPr>
          <w:spacing w:val="-5"/>
        </w:rPr>
        <w:t xml:space="preserve"> </w:t>
      </w:r>
      <w:r>
        <w:t>objects;</w:t>
      </w:r>
      <w:r>
        <w:rPr>
          <w:spacing w:val="-4"/>
        </w:rPr>
        <w:t xml:space="preserve"> </w:t>
      </w:r>
      <w:r>
        <w:t>WP4 are theoretical modeling investigations and WP5 and 6 are high-risk, very high-reward observational studies of a small number of</w:t>
      </w:r>
      <w:r>
        <w:rPr>
          <w:spacing w:val="-6"/>
        </w:rPr>
        <w:t xml:space="preserve"> </w:t>
      </w:r>
      <w:r>
        <w:t>objects.</w:t>
      </w:r>
    </w:p>
    <w:p w14:paraId="5DB35F3B" w14:textId="77777777" w:rsidR="0098636F" w:rsidRDefault="0098636F">
      <w:pPr>
        <w:pStyle w:val="BodyText"/>
        <w:spacing w:before="1"/>
        <w:ind w:left="0"/>
        <w:rPr>
          <w:sz w:val="26"/>
        </w:rPr>
      </w:pPr>
    </w:p>
    <w:p w14:paraId="455946DB" w14:textId="77777777" w:rsidR="0098636F" w:rsidRDefault="00CC7689">
      <w:pPr>
        <w:pStyle w:val="Heading1"/>
        <w:numPr>
          <w:ilvl w:val="0"/>
          <w:numId w:val="3"/>
        </w:numPr>
        <w:tabs>
          <w:tab w:val="left" w:pos="416"/>
        </w:tabs>
        <w:ind w:hanging="253"/>
        <w:jc w:val="both"/>
      </w:pPr>
      <w:r>
        <w:rPr>
          <w:color w:val="00A2E3"/>
        </w:rPr>
        <w:t>Resources, Survey ‘buy-in’ and</w:t>
      </w:r>
      <w:r>
        <w:rPr>
          <w:color w:val="00A2E3"/>
          <w:spacing w:val="-6"/>
        </w:rPr>
        <w:t xml:space="preserve"> </w:t>
      </w:r>
      <w:r>
        <w:rPr>
          <w:color w:val="00A2E3"/>
        </w:rPr>
        <w:t>Budget</w:t>
      </w:r>
    </w:p>
    <w:p w14:paraId="0D001308" w14:textId="77777777" w:rsidR="0098636F" w:rsidRDefault="00CC7689">
      <w:pPr>
        <w:pStyle w:val="BodyText"/>
        <w:spacing w:before="113" w:line="256" w:lineRule="auto"/>
        <w:ind w:right="100" w:firstLine="5"/>
        <w:jc w:val="both"/>
      </w:pPr>
      <w:r>
        <w:rPr>
          <w:b/>
        </w:rPr>
        <w:t>P</w:t>
      </w:r>
      <w:r>
        <w:rPr>
          <w:b/>
          <w:sz w:val="17"/>
        </w:rPr>
        <w:t>ERSONNEL</w:t>
      </w:r>
      <w:r>
        <w:rPr>
          <w:b/>
        </w:rPr>
        <w:t xml:space="preserve">: </w:t>
      </w:r>
      <w:r>
        <w:t>We request the resources and support for 100% of the time and effort for the P.I. We request the resources and support for 3 Postdoctoral Research Associates (PDRAs), for a total of 10 PDRA year equivalents (3+3+4). We request the resources and support for 1 PhD studentship.</w:t>
      </w:r>
    </w:p>
    <w:p w14:paraId="56E6DAB8" w14:textId="77777777" w:rsidR="0098636F" w:rsidRDefault="00CC7689">
      <w:pPr>
        <w:spacing w:before="100" w:line="254" w:lineRule="auto"/>
        <w:ind w:left="162" w:right="100" w:firstLine="5"/>
        <w:jc w:val="both"/>
      </w:pPr>
      <w:r>
        <w:rPr>
          <w:b/>
          <w:spacing w:val="5"/>
        </w:rPr>
        <w:t>S</w:t>
      </w:r>
      <w:r>
        <w:rPr>
          <w:b/>
          <w:spacing w:val="5"/>
          <w:sz w:val="17"/>
        </w:rPr>
        <w:t xml:space="preserve">URVEY </w:t>
      </w:r>
      <w:r>
        <w:rPr>
          <w:b/>
          <w:spacing w:val="5"/>
        </w:rPr>
        <w:t>B</w:t>
      </w:r>
      <w:r>
        <w:rPr>
          <w:b/>
          <w:spacing w:val="5"/>
          <w:sz w:val="17"/>
        </w:rPr>
        <w:t>UY</w:t>
      </w:r>
      <w:r>
        <w:rPr>
          <w:b/>
          <w:spacing w:val="5"/>
        </w:rPr>
        <w:t>-</w:t>
      </w:r>
      <w:r>
        <w:rPr>
          <w:b/>
          <w:spacing w:val="5"/>
          <w:sz w:val="17"/>
        </w:rPr>
        <w:t>IN</w:t>
      </w:r>
      <w:r>
        <w:rPr>
          <w:b/>
          <w:spacing w:val="5"/>
        </w:rPr>
        <w:t xml:space="preserve">: </w:t>
      </w:r>
      <w:r>
        <w:rPr>
          <w:spacing w:val="-9"/>
        </w:rPr>
        <w:t xml:space="preserve">We </w:t>
      </w:r>
      <w:r>
        <w:t>request support for the “buy-in” to two of the new surveys, SDSS-V and DESI. The costs</w:t>
      </w:r>
      <w:r>
        <w:rPr>
          <w:spacing w:val="-14"/>
        </w:rPr>
        <w:t xml:space="preserve"> </w:t>
      </w:r>
      <w:r>
        <w:t>here</w:t>
      </w:r>
      <w:r>
        <w:rPr>
          <w:spacing w:val="-14"/>
        </w:rPr>
        <w:t xml:space="preserve"> </w:t>
      </w:r>
      <w:r>
        <w:t>are</w:t>
      </w:r>
      <w:r>
        <w:rPr>
          <w:spacing w:val="-14"/>
        </w:rPr>
        <w:t xml:space="preserve"> </w:t>
      </w:r>
      <w:r>
        <w:rPr>
          <w:rFonts w:ascii="Century Gothic" w:hAnsi="Century Gothic"/>
        </w:rPr>
        <w:t>e</w:t>
      </w:r>
      <w:r>
        <w:t>184</w:t>
      </w:r>
      <w:proofErr w:type="gramStart"/>
      <w:r>
        <w:t>,100</w:t>
      </w:r>
      <w:proofErr w:type="gramEnd"/>
      <w:r>
        <w:rPr>
          <w:spacing w:val="-14"/>
        </w:rPr>
        <w:t xml:space="preserve"> </w:t>
      </w:r>
      <w:r>
        <w:t>for</w:t>
      </w:r>
      <w:r>
        <w:rPr>
          <w:spacing w:val="-14"/>
        </w:rPr>
        <w:t xml:space="preserve"> </w:t>
      </w:r>
      <w:r>
        <w:t>SDSS-V</w:t>
      </w:r>
      <w:r>
        <w:rPr>
          <w:spacing w:val="-14"/>
        </w:rPr>
        <w:t xml:space="preserve"> </w:t>
      </w:r>
      <w:r>
        <w:t>and</w:t>
      </w:r>
      <w:r>
        <w:rPr>
          <w:spacing w:val="-14"/>
        </w:rPr>
        <w:t xml:space="preserve"> </w:t>
      </w:r>
      <w:r>
        <w:rPr>
          <w:rFonts w:ascii="Century Gothic" w:hAnsi="Century Gothic"/>
        </w:rPr>
        <w:t>e</w:t>
      </w:r>
      <w:r>
        <w:t>200,100</w:t>
      </w:r>
      <w:r>
        <w:rPr>
          <w:spacing w:val="-14"/>
        </w:rPr>
        <w:t xml:space="preserve"> </w:t>
      </w:r>
      <w:r>
        <w:t>for</w:t>
      </w:r>
      <w:r>
        <w:rPr>
          <w:spacing w:val="-14"/>
        </w:rPr>
        <w:t xml:space="preserve"> </w:t>
      </w:r>
      <w:r>
        <w:t>DESI.</w:t>
      </w:r>
      <w:r>
        <w:rPr>
          <w:spacing w:val="-14"/>
        </w:rPr>
        <w:t xml:space="preserve"> </w:t>
      </w:r>
      <w:r>
        <w:rPr>
          <w:spacing w:val="-9"/>
        </w:rPr>
        <w:t>We</w:t>
      </w:r>
      <w:r>
        <w:rPr>
          <w:spacing w:val="-14"/>
        </w:rPr>
        <w:t xml:space="preserve"> </w:t>
      </w:r>
      <w:r>
        <w:t>ask</w:t>
      </w:r>
      <w:r>
        <w:rPr>
          <w:spacing w:val="-14"/>
        </w:rPr>
        <w:t xml:space="preserve"> </w:t>
      </w:r>
      <w:r>
        <w:t>this</w:t>
      </w:r>
      <w:r>
        <w:rPr>
          <w:spacing w:val="-14"/>
        </w:rPr>
        <w:t xml:space="preserve"> </w:t>
      </w:r>
      <w:r>
        <w:t>support</w:t>
      </w:r>
      <w:r>
        <w:rPr>
          <w:spacing w:val="-14"/>
        </w:rPr>
        <w:t xml:space="preserve"> </w:t>
      </w:r>
      <w:r>
        <w:t>to</w:t>
      </w:r>
      <w:r>
        <w:rPr>
          <w:spacing w:val="-14"/>
        </w:rPr>
        <w:t xml:space="preserve"> </w:t>
      </w:r>
      <w:r>
        <w:t>come</w:t>
      </w:r>
      <w:r>
        <w:rPr>
          <w:spacing w:val="-14"/>
        </w:rPr>
        <w:t xml:space="preserve"> </w:t>
      </w:r>
      <w:r>
        <w:t>from</w:t>
      </w:r>
      <w:r>
        <w:rPr>
          <w:spacing w:val="-14"/>
        </w:rPr>
        <w:t xml:space="preserve"> </w:t>
      </w:r>
      <w:r>
        <w:t>the</w:t>
      </w:r>
      <w:r>
        <w:rPr>
          <w:spacing w:val="-14"/>
        </w:rPr>
        <w:t xml:space="preserve"> </w:t>
      </w:r>
      <w:r>
        <w:t>“additional funds</w:t>
      </w:r>
      <w:r>
        <w:rPr>
          <w:spacing w:val="-13"/>
        </w:rPr>
        <w:t xml:space="preserve"> </w:t>
      </w:r>
      <w:r>
        <w:t>that</w:t>
      </w:r>
      <w:r>
        <w:rPr>
          <w:spacing w:val="-13"/>
        </w:rPr>
        <w:t xml:space="preserve"> </w:t>
      </w:r>
      <w:r>
        <w:t>can</w:t>
      </w:r>
      <w:r>
        <w:rPr>
          <w:spacing w:val="-13"/>
        </w:rPr>
        <w:t xml:space="preserve"> </w:t>
      </w:r>
      <w:r>
        <w:t>be</w:t>
      </w:r>
      <w:r>
        <w:rPr>
          <w:spacing w:val="-13"/>
        </w:rPr>
        <w:t xml:space="preserve"> </w:t>
      </w:r>
      <w:r>
        <w:t>made</w:t>
      </w:r>
      <w:r>
        <w:rPr>
          <w:spacing w:val="-13"/>
        </w:rPr>
        <w:t xml:space="preserve"> </w:t>
      </w:r>
      <w:r>
        <w:t>available</w:t>
      </w:r>
      <w:r>
        <w:rPr>
          <w:spacing w:val="-13"/>
        </w:rPr>
        <w:t xml:space="preserve"> </w:t>
      </w:r>
      <w:r>
        <w:t>to</w:t>
      </w:r>
      <w:r>
        <w:rPr>
          <w:spacing w:val="-13"/>
        </w:rPr>
        <w:t xml:space="preserve"> </w:t>
      </w:r>
      <w:r>
        <w:t>cover</w:t>
      </w:r>
      <w:r>
        <w:rPr>
          <w:spacing w:val="-13"/>
        </w:rPr>
        <w:t xml:space="preserve"> </w:t>
      </w:r>
      <w:r>
        <w:t>access</w:t>
      </w:r>
      <w:r>
        <w:rPr>
          <w:spacing w:val="-13"/>
        </w:rPr>
        <w:t xml:space="preserve"> </w:t>
      </w:r>
      <w:r>
        <w:t>to</w:t>
      </w:r>
      <w:r>
        <w:rPr>
          <w:spacing w:val="-13"/>
        </w:rPr>
        <w:t xml:space="preserve"> </w:t>
      </w:r>
      <w:r>
        <w:t>large</w:t>
      </w:r>
      <w:r>
        <w:rPr>
          <w:spacing w:val="-13"/>
        </w:rPr>
        <w:t xml:space="preserve"> </w:t>
      </w:r>
      <w:r>
        <w:t>facilities.”</w:t>
      </w:r>
      <w:r>
        <w:rPr>
          <w:spacing w:val="1"/>
        </w:rPr>
        <w:t xml:space="preserve"> </w:t>
      </w:r>
      <w:r>
        <w:rPr>
          <w:spacing w:val="-9"/>
        </w:rPr>
        <w:t>We</w:t>
      </w:r>
      <w:r>
        <w:rPr>
          <w:spacing w:val="-13"/>
        </w:rPr>
        <w:t xml:space="preserve"> </w:t>
      </w:r>
      <w:r>
        <w:t>request</w:t>
      </w:r>
      <w:r>
        <w:rPr>
          <w:spacing w:val="-13"/>
        </w:rPr>
        <w:t xml:space="preserve"> </w:t>
      </w:r>
      <w:r>
        <w:t>access</w:t>
      </w:r>
      <w:r>
        <w:rPr>
          <w:spacing w:val="-13"/>
        </w:rPr>
        <w:t xml:space="preserve"> </w:t>
      </w:r>
      <w:r>
        <w:t>to</w:t>
      </w:r>
      <w:r>
        <w:rPr>
          <w:spacing w:val="-13"/>
        </w:rPr>
        <w:t xml:space="preserve"> </w:t>
      </w:r>
      <w:r>
        <w:t>these</w:t>
      </w:r>
      <w:r>
        <w:rPr>
          <w:spacing w:val="-13"/>
        </w:rPr>
        <w:t xml:space="preserve"> </w:t>
      </w:r>
      <w:r>
        <w:t>funds</w:t>
      </w:r>
      <w:r>
        <w:rPr>
          <w:spacing w:val="-13"/>
        </w:rPr>
        <w:t xml:space="preserve"> </w:t>
      </w:r>
      <w:r>
        <w:t>as</w:t>
      </w:r>
      <w:r>
        <w:rPr>
          <w:spacing w:val="-13"/>
        </w:rPr>
        <w:t xml:space="preserve"> </w:t>
      </w:r>
      <w:r>
        <w:t>it</w:t>
      </w:r>
      <w:r>
        <w:rPr>
          <w:spacing w:val="-13"/>
        </w:rPr>
        <w:t xml:space="preserve"> </w:t>
      </w:r>
      <w:r>
        <w:t xml:space="preserve">gives our project access to telescopes and data in the North and South Hemispheres for complete coverage of the celestial sphere and delivers the crucial early spectroscopy that will be vital to train, test and build our data science and machine learning codes and algorithms. </w:t>
      </w:r>
      <w:r>
        <w:rPr>
          <w:spacing w:val="-9"/>
        </w:rPr>
        <w:t xml:space="preserve">We </w:t>
      </w:r>
      <w:r>
        <w:t xml:space="preserve">emphasise that the science return is ‘exponentially’ dependent on the breadth of data available and heralds a brand new regime of “several-survey” or “multi- mission” astronomy. </w:t>
      </w:r>
      <w:r>
        <w:rPr>
          <w:i/>
        </w:rPr>
        <w:t xml:space="preserve">Buy-in </w:t>
      </w:r>
      <w:r>
        <w:rPr>
          <w:i/>
          <w:spacing w:val="-3"/>
        </w:rPr>
        <w:t xml:space="preserve">here </w:t>
      </w:r>
      <w:r>
        <w:rPr>
          <w:i/>
        </w:rPr>
        <w:t xml:space="preserve">would place the </w:t>
      </w:r>
      <w:r>
        <w:rPr>
          <w:i/>
          <w:spacing w:val="-8"/>
        </w:rPr>
        <w:t xml:space="preserve">P.I. </w:t>
      </w:r>
      <w:r>
        <w:rPr>
          <w:i/>
        </w:rPr>
        <w:t xml:space="preserve">and the University of Edinburgh as the only group and institute in the world to be involved in </w:t>
      </w:r>
      <w:r>
        <w:rPr>
          <w:i/>
          <w:spacing w:val="-5"/>
        </w:rPr>
        <w:t xml:space="preserve">SDSS-V, </w:t>
      </w:r>
      <w:r>
        <w:rPr>
          <w:i/>
        </w:rPr>
        <w:t xml:space="preserve">DESI, </w:t>
      </w:r>
      <w:proofErr w:type="gramStart"/>
      <w:r>
        <w:rPr>
          <w:i/>
          <w:spacing w:val="-3"/>
        </w:rPr>
        <w:t>4MOST</w:t>
      </w:r>
      <w:proofErr w:type="gramEnd"/>
      <w:r>
        <w:rPr>
          <w:i/>
          <w:spacing w:val="-3"/>
        </w:rPr>
        <w:t xml:space="preserve">, </w:t>
      </w:r>
      <w:r>
        <w:rPr>
          <w:i/>
        </w:rPr>
        <w:t>LSST and ESA Euclid and</w:t>
      </w:r>
      <w:r>
        <w:rPr>
          <w:i/>
          <w:spacing w:val="-36"/>
        </w:rPr>
        <w:t xml:space="preserve"> </w:t>
      </w:r>
      <w:r>
        <w:rPr>
          <w:i/>
        </w:rPr>
        <w:t>JWST</w:t>
      </w:r>
      <w:r>
        <w:t>.</w:t>
      </w:r>
    </w:p>
    <w:p w14:paraId="7161A340" w14:textId="77777777" w:rsidR="0098636F" w:rsidRDefault="00CC7689">
      <w:pPr>
        <w:pStyle w:val="BodyText"/>
        <w:spacing w:before="107" w:line="256" w:lineRule="auto"/>
        <w:ind w:right="100" w:firstLine="5"/>
        <w:jc w:val="both"/>
      </w:pPr>
      <w:r>
        <w:rPr>
          <w:b/>
          <w:spacing w:val="7"/>
        </w:rPr>
        <w:t>C</w:t>
      </w:r>
      <w:r>
        <w:rPr>
          <w:b/>
          <w:spacing w:val="7"/>
          <w:sz w:val="17"/>
        </w:rPr>
        <w:t xml:space="preserve">OMPUTING </w:t>
      </w:r>
      <w:r>
        <w:rPr>
          <w:b/>
          <w:spacing w:val="8"/>
        </w:rPr>
        <w:t>R</w:t>
      </w:r>
      <w:r>
        <w:rPr>
          <w:b/>
          <w:spacing w:val="8"/>
          <w:sz w:val="17"/>
        </w:rPr>
        <w:t>EQUIREMENTS</w:t>
      </w:r>
      <w:r>
        <w:rPr>
          <w:b/>
          <w:spacing w:val="8"/>
        </w:rPr>
        <w:t xml:space="preserve">: </w:t>
      </w:r>
      <w:r>
        <w:rPr>
          <w:spacing w:val="-3"/>
        </w:rPr>
        <w:t xml:space="preserve">With </w:t>
      </w:r>
      <w:r>
        <w:t xml:space="preserve">the availability of the facilities at an institute (e.g. </w:t>
      </w:r>
      <w:proofErr w:type="spellStart"/>
      <w:r>
        <w:t>IfA</w:t>
      </w:r>
      <w:proofErr w:type="spellEnd"/>
      <w:r>
        <w:t xml:space="preserve"> Cullen), </w:t>
      </w:r>
      <w:proofErr w:type="spellStart"/>
      <w:r>
        <w:rPr>
          <w:spacing w:val="-3"/>
        </w:rPr>
        <w:t>univer</w:t>
      </w:r>
      <w:proofErr w:type="spellEnd"/>
      <w:r>
        <w:rPr>
          <w:spacing w:val="-3"/>
        </w:rPr>
        <w:t xml:space="preserve">- </w:t>
      </w:r>
      <w:proofErr w:type="spellStart"/>
      <w:r>
        <w:t>sity</w:t>
      </w:r>
      <w:proofErr w:type="spellEnd"/>
      <w:r>
        <w:rPr>
          <w:spacing w:val="-6"/>
        </w:rPr>
        <w:t xml:space="preserve"> </w:t>
      </w:r>
      <w:r>
        <w:t>(e.g.</w:t>
      </w:r>
      <w:r>
        <w:rPr>
          <w:spacing w:val="6"/>
        </w:rPr>
        <w:t xml:space="preserve"> </w:t>
      </w:r>
      <w:hyperlink r:id="rId83">
        <w:r>
          <w:t>Edinburgh</w:t>
        </w:r>
        <w:r>
          <w:rPr>
            <w:spacing w:val="-6"/>
          </w:rPr>
          <w:t xml:space="preserve"> </w:t>
        </w:r>
        <w:r>
          <w:t>Compute</w:t>
        </w:r>
        <w:r>
          <w:rPr>
            <w:spacing w:val="-6"/>
          </w:rPr>
          <w:t xml:space="preserve"> </w:t>
        </w:r>
        <w:r>
          <w:t>and</w:t>
        </w:r>
        <w:r>
          <w:rPr>
            <w:spacing w:val="-6"/>
          </w:rPr>
          <w:t xml:space="preserve"> </w:t>
        </w:r>
        <w:r>
          <w:t>Data</w:t>
        </w:r>
        <w:r>
          <w:rPr>
            <w:spacing w:val="-6"/>
          </w:rPr>
          <w:t xml:space="preserve"> </w:t>
        </w:r>
        <w:r>
          <w:t>Facility)</w:t>
        </w:r>
        <w:r>
          <w:rPr>
            <w:spacing w:val="-6"/>
          </w:rPr>
          <w:t xml:space="preserve"> </w:t>
        </w:r>
      </w:hyperlink>
      <w:r>
        <w:t>and</w:t>
      </w:r>
      <w:r>
        <w:rPr>
          <w:spacing w:val="-6"/>
        </w:rPr>
        <w:t xml:space="preserve"> </w:t>
      </w:r>
      <w:r>
        <w:t>at</w:t>
      </w:r>
      <w:r>
        <w:rPr>
          <w:spacing w:val="-6"/>
        </w:rPr>
        <w:t xml:space="preserve"> </w:t>
      </w:r>
      <w:r>
        <w:t>a</w:t>
      </w:r>
      <w:r>
        <w:rPr>
          <w:spacing w:val="-6"/>
        </w:rPr>
        <w:t xml:space="preserve"> </w:t>
      </w:r>
      <w:r>
        <w:t>national</w:t>
      </w:r>
      <w:r>
        <w:rPr>
          <w:spacing w:val="-6"/>
        </w:rPr>
        <w:t xml:space="preserve"> </w:t>
      </w:r>
      <w:hyperlink r:id="rId84">
        <w:r>
          <w:t>(The</w:t>
        </w:r>
        <w:r>
          <w:rPr>
            <w:spacing w:val="-6"/>
          </w:rPr>
          <w:t xml:space="preserve"> </w:t>
        </w:r>
        <w:proofErr w:type="spellStart"/>
        <w:r>
          <w:t>Hartree</w:t>
        </w:r>
        <w:proofErr w:type="spellEnd"/>
        <w:r>
          <w:rPr>
            <w:spacing w:val="-6"/>
          </w:rPr>
          <w:t xml:space="preserve"> </w:t>
        </w:r>
        <w:r>
          <w:t>Centre)</w:t>
        </w:r>
        <w:r>
          <w:rPr>
            <w:spacing w:val="-6"/>
          </w:rPr>
          <w:t xml:space="preserve"> </w:t>
        </w:r>
      </w:hyperlink>
      <w:r>
        <w:t>level,</w:t>
      </w:r>
      <w:r>
        <w:rPr>
          <w:spacing w:val="-6"/>
        </w:rPr>
        <w:t xml:space="preserve"> </w:t>
      </w:r>
      <w:r>
        <w:t>the</w:t>
      </w:r>
      <w:r>
        <w:rPr>
          <w:spacing w:val="-6"/>
        </w:rPr>
        <w:t xml:space="preserve"> </w:t>
      </w:r>
      <w:r>
        <w:t>rate</w:t>
      </w:r>
      <w:r>
        <w:rPr>
          <w:spacing w:val="-6"/>
        </w:rPr>
        <w:t xml:space="preserve"> </w:t>
      </w:r>
      <w:r>
        <w:t>limiting factor will be how quickly and efficiently we can deploy our codes and</w:t>
      </w:r>
      <w:r>
        <w:rPr>
          <w:spacing w:val="-31"/>
        </w:rPr>
        <w:t xml:space="preserve"> </w:t>
      </w:r>
      <w:r>
        <w:t>analysis.</w:t>
      </w:r>
    </w:p>
    <w:p w14:paraId="49C0C95B" w14:textId="77777777" w:rsidR="0098636F" w:rsidRDefault="00CC7689">
      <w:pPr>
        <w:pStyle w:val="BodyText"/>
        <w:spacing w:before="100" w:line="256" w:lineRule="auto"/>
        <w:ind w:right="100" w:firstLine="5"/>
        <w:jc w:val="both"/>
      </w:pPr>
      <w:r>
        <w:rPr>
          <w:b/>
          <w:spacing w:val="5"/>
        </w:rPr>
        <w:t>T</w:t>
      </w:r>
      <w:r>
        <w:rPr>
          <w:b/>
          <w:spacing w:val="5"/>
          <w:sz w:val="17"/>
        </w:rPr>
        <w:t>RAVEL</w:t>
      </w:r>
      <w:r>
        <w:rPr>
          <w:b/>
          <w:spacing w:val="5"/>
        </w:rPr>
        <w:t xml:space="preserve">: </w:t>
      </w:r>
      <w:r>
        <w:rPr>
          <w:spacing w:val="-9"/>
        </w:rPr>
        <w:t xml:space="preserve">We </w:t>
      </w:r>
      <w:r>
        <w:t>request support for travel for all 5 members of the group, including repeat medium-term (i.e., few</w:t>
      </w:r>
      <w:r>
        <w:rPr>
          <w:spacing w:val="-8"/>
        </w:rPr>
        <w:t xml:space="preserve"> </w:t>
      </w:r>
      <w:r>
        <w:t>weeks)</w:t>
      </w:r>
      <w:r>
        <w:rPr>
          <w:spacing w:val="-8"/>
        </w:rPr>
        <w:t xml:space="preserve"> </w:t>
      </w:r>
      <w:r>
        <w:t>travel</w:t>
      </w:r>
      <w:r>
        <w:rPr>
          <w:spacing w:val="-8"/>
        </w:rPr>
        <w:t xml:space="preserve"> </w:t>
      </w:r>
      <w:r>
        <w:t>to</w:t>
      </w:r>
      <w:r>
        <w:rPr>
          <w:spacing w:val="-8"/>
        </w:rPr>
        <w:t xml:space="preserve"> </w:t>
      </w:r>
      <w:r>
        <w:t>the</w:t>
      </w:r>
      <w:r>
        <w:rPr>
          <w:spacing w:val="-8"/>
        </w:rPr>
        <w:t xml:space="preserve"> </w:t>
      </w:r>
      <w:r>
        <w:t>US</w:t>
      </w:r>
      <w:r>
        <w:rPr>
          <w:spacing w:val="-8"/>
        </w:rPr>
        <w:t xml:space="preserve"> </w:t>
      </w:r>
      <w:r>
        <w:t>and</w:t>
      </w:r>
      <w:r>
        <w:rPr>
          <w:spacing w:val="-8"/>
        </w:rPr>
        <w:t xml:space="preserve"> </w:t>
      </w:r>
      <w:r>
        <w:t>ESO</w:t>
      </w:r>
      <w:r>
        <w:rPr>
          <w:spacing w:val="-8"/>
        </w:rPr>
        <w:t xml:space="preserve"> </w:t>
      </w:r>
      <w:r>
        <w:t>Chile</w:t>
      </w:r>
      <w:r>
        <w:rPr>
          <w:spacing w:val="-8"/>
        </w:rPr>
        <w:t xml:space="preserve"> </w:t>
      </w:r>
      <w:r>
        <w:t>to</w:t>
      </w:r>
      <w:r>
        <w:rPr>
          <w:spacing w:val="-8"/>
        </w:rPr>
        <w:t xml:space="preserve"> </w:t>
      </w:r>
      <w:r>
        <w:t>work</w:t>
      </w:r>
      <w:r>
        <w:rPr>
          <w:spacing w:val="-8"/>
        </w:rPr>
        <w:t xml:space="preserve"> </w:t>
      </w:r>
      <w:r>
        <w:t>with</w:t>
      </w:r>
      <w:r>
        <w:rPr>
          <w:spacing w:val="-8"/>
        </w:rPr>
        <w:t xml:space="preserve"> </w:t>
      </w:r>
      <w:r>
        <w:rPr>
          <w:spacing w:val="-3"/>
        </w:rPr>
        <w:t>key</w:t>
      </w:r>
      <w:r>
        <w:rPr>
          <w:spacing w:val="-8"/>
        </w:rPr>
        <w:t xml:space="preserve"> </w:t>
      </w:r>
      <w:r>
        <w:t>collaborators</w:t>
      </w:r>
      <w:r>
        <w:rPr>
          <w:spacing w:val="-8"/>
        </w:rPr>
        <w:t xml:space="preserve"> </w:t>
      </w:r>
      <w:r>
        <w:t>at</w:t>
      </w:r>
      <w:r>
        <w:rPr>
          <w:spacing w:val="-8"/>
        </w:rPr>
        <w:t xml:space="preserve"> </w:t>
      </w:r>
      <w:r>
        <w:t>critical</w:t>
      </w:r>
      <w:r>
        <w:rPr>
          <w:spacing w:val="-8"/>
        </w:rPr>
        <w:t xml:space="preserve"> </w:t>
      </w:r>
      <w:r>
        <w:t>timings</w:t>
      </w:r>
      <w:r>
        <w:rPr>
          <w:spacing w:val="-8"/>
        </w:rPr>
        <w:t xml:space="preserve"> </w:t>
      </w:r>
      <w:r>
        <w:t>of</w:t>
      </w:r>
      <w:r>
        <w:rPr>
          <w:spacing w:val="-8"/>
        </w:rPr>
        <w:t xml:space="preserve"> </w:t>
      </w:r>
      <w:r>
        <w:t>the</w:t>
      </w:r>
      <w:r>
        <w:rPr>
          <w:spacing w:val="-8"/>
        </w:rPr>
        <w:t xml:space="preserve"> </w:t>
      </w:r>
      <w:r>
        <w:t>First</w:t>
      </w:r>
      <w:r>
        <w:rPr>
          <w:spacing w:val="-8"/>
        </w:rPr>
        <w:t xml:space="preserve"> </w:t>
      </w:r>
      <w:r>
        <w:t>Light for the new</w:t>
      </w:r>
      <w:r>
        <w:rPr>
          <w:spacing w:val="-4"/>
        </w:rPr>
        <w:t xml:space="preserve"> </w:t>
      </w:r>
      <w:r>
        <w:t>telescopes.</w:t>
      </w:r>
    </w:p>
    <w:p w14:paraId="03F992AF" w14:textId="77777777" w:rsidR="0098636F" w:rsidRDefault="0098636F">
      <w:pPr>
        <w:spacing w:line="256" w:lineRule="auto"/>
        <w:jc w:val="both"/>
        <w:sectPr w:rsidR="0098636F">
          <w:pgSz w:w="11910" w:h="16840"/>
          <w:pgMar w:top="1000" w:right="1060" w:bottom="1620" w:left="1000" w:header="413" w:footer="1424" w:gutter="0"/>
          <w:cols w:space="720"/>
        </w:sectPr>
      </w:pPr>
    </w:p>
    <w:p w14:paraId="187D0943" w14:textId="77777777" w:rsidR="0098636F" w:rsidRDefault="00CC7689">
      <w:pPr>
        <w:spacing w:before="104"/>
        <w:ind w:left="162"/>
        <w:rPr>
          <w:b/>
          <w:sz w:val="28"/>
        </w:rPr>
      </w:pPr>
      <w:commentRangeStart w:id="76"/>
      <w:commentRangeStart w:id="77"/>
      <w:r>
        <w:rPr>
          <w:b/>
          <w:sz w:val="28"/>
        </w:rPr>
        <w:t>References</w:t>
      </w:r>
      <w:commentRangeEnd w:id="76"/>
      <w:r>
        <w:rPr>
          <w:rStyle w:val="CommentReference"/>
        </w:rPr>
        <w:commentReference w:id="76"/>
      </w:r>
      <w:commentRangeEnd w:id="77"/>
      <w:r w:rsidR="00A81420">
        <w:rPr>
          <w:rStyle w:val="CommentReference"/>
        </w:rPr>
        <w:commentReference w:id="77"/>
      </w:r>
    </w:p>
    <w:p w14:paraId="0FD8FFF9" w14:textId="77777777" w:rsidR="0098636F" w:rsidRDefault="00CC7689">
      <w:pPr>
        <w:pStyle w:val="BodyText"/>
        <w:spacing w:before="231" w:line="256" w:lineRule="auto"/>
        <w:ind w:left="379" w:right="20" w:hanging="217"/>
      </w:pPr>
      <w:bookmarkStart w:id="78" w:name="_bookmark7"/>
      <w:bookmarkEnd w:id="78"/>
      <w:r>
        <w:t xml:space="preserve">R. </w:t>
      </w:r>
      <w:proofErr w:type="spellStart"/>
      <w:r>
        <w:t>Davé</w:t>
      </w:r>
      <w:proofErr w:type="spellEnd"/>
      <w:r>
        <w:t xml:space="preserve">, M. H. </w:t>
      </w:r>
      <w:proofErr w:type="spellStart"/>
      <w:r>
        <w:t>Rafieferantsoa</w:t>
      </w:r>
      <w:proofErr w:type="spellEnd"/>
      <w:r>
        <w:t xml:space="preserve">, and R. J. Thompson. </w:t>
      </w:r>
      <w:proofErr w:type="spellStart"/>
      <w:proofErr w:type="gramStart"/>
      <w:r>
        <w:t>mufasa</w:t>
      </w:r>
      <w:proofErr w:type="spellEnd"/>
      <w:proofErr w:type="gramEnd"/>
      <w:r>
        <w:t xml:space="preserve">: the assembly of the red sequence. </w:t>
      </w:r>
      <w:r>
        <w:rPr>
          <w:i/>
        </w:rPr>
        <w:t>MNRAS</w:t>
      </w:r>
      <w:r>
        <w:t>, 471:</w:t>
      </w:r>
      <w:bookmarkStart w:id="79" w:name="_bookmark8"/>
      <w:bookmarkEnd w:id="79"/>
      <w:r>
        <w:t xml:space="preserve"> 1671–1687, Oct 2017. </w:t>
      </w:r>
      <w:proofErr w:type="spellStart"/>
      <w:proofErr w:type="gramStart"/>
      <w:r>
        <w:t>doi</w:t>
      </w:r>
      <w:proofErr w:type="spellEnd"/>
      <w:proofErr w:type="gramEnd"/>
      <w:r>
        <w:t>: 10.1093/</w:t>
      </w:r>
      <w:proofErr w:type="spellStart"/>
      <w:r>
        <w:t>mnras</w:t>
      </w:r>
      <w:proofErr w:type="spellEnd"/>
      <w:r>
        <w:t>/stx1693.</w:t>
      </w:r>
    </w:p>
    <w:p w14:paraId="12E0A284" w14:textId="77777777" w:rsidR="0098636F" w:rsidRDefault="00CC7689">
      <w:pPr>
        <w:pStyle w:val="BodyText"/>
        <w:spacing w:before="0" w:line="256" w:lineRule="auto"/>
        <w:ind w:left="379" w:right="88" w:hanging="217"/>
      </w:pPr>
      <w:r>
        <w:t xml:space="preserve">A. C. Fabian. Observational Evidence of Active Galactic Nuclei Feedback. </w:t>
      </w:r>
      <w:r>
        <w:rPr>
          <w:i/>
        </w:rPr>
        <w:t>ARA&amp;A</w:t>
      </w:r>
      <w:r>
        <w:t>, 50:455–489, Sept 2012.</w:t>
      </w:r>
      <w:bookmarkStart w:id="80" w:name="_bookmark9"/>
      <w:bookmarkEnd w:id="80"/>
      <w:r>
        <w:t xml:space="preserve"> </w:t>
      </w:r>
      <w:proofErr w:type="spellStart"/>
      <w:proofErr w:type="gramStart"/>
      <w:r>
        <w:t>doi</w:t>
      </w:r>
      <w:proofErr w:type="spellEnd"/>
      <w:proofErr w:type="gramEnd"/>
      <w:r>
        <w:t>: 10.1146/annurev-astro-081811-125521.</w:t>
      </w:r>
    </w:p>
    <w:p w14:paraId="4EC75820" w14:textId="77777777" w:rsidR="0098636F" w:rsidRDefault="00CC7689">
      <w:pPr>
        <w:pStyle w:val="BodyText"/>
        <w:spacing w:before="1" w:line="256" w:lineRule="auto"/>
        <w:ind w:left="379" w:hanging="217"/>
      </w:pPr>
      <w:r>
        <w:t xml:space="preserve">Z. </w:t>
      </w:r>
      <w:proofErr w:type="spellStart"/>
      <w:r>
        <w:t>Ivezic</w:t>
      </w:r>
      <w:proofErr w:type="spellEnd"/>
      <w:r>
        <w:t xml:space="preserve"> and J. A. for the LSST Collaboration Tyson. LSST: from Science Drivers to Reference Design and</w:t>
      </w:r>
      <w:bookmarkStart w:id="81" w:name="_bookmark10"/>
      <w:bookmarkEnd w:id="81"/>
      <w:r>
        <w:t xml:space="preserve"> Anticipated Data Products. </w:t>
      </w:r>
      <w:proofErr w:type="spellStart"/>
      <w:r>
        <w:rPr>
          <w:i/>
        </w:rPr>
        <w:t>ArXiv</w:t>
      </w:r>
      <w:proofErr w:type="spellEnd"/>
      <w:r>
        <w:rPr>
          <w:i/>
        </w:rPr>
        <w:t xml:space="preserve"> e-prints</w:t>
      </w:r>
      <w:r>
        <w:t>, May 2008.</w:t>
      </w:r>
    </w:p>
    <w:p w14:paraId="508CA9FA" w14:textId="77777777" w:rsidR="0098636F" w:rsidRDefault="00CC7689">
      <w:pPr>
        <w:ind w:left="162"/>
      </w:pPr>
      <w:bookmarkStart w:id="82" w:name="_bookmark11"/>
      <w:bookmarkEnd w:id="82"/>
      <w:r>
        <w:t xml:space="preserve">A. Lawrence. Quasar viscosity crisis. </w:t>
      </w:r>
      <w:r>
        <w:rPr>
          <w:i/>
        </w:rPr>
        <w:t>Nature Astronomy</w:t>
      </w:r>
      <w:r>
        <w:t>, 2:102–103, Jan 2018.</w:t>
      </w:r>
    </w:p>
    <w:p w14:paraId="3F61BA4E" w14:textId="77777777" w:rsidR="0098636F" w:rsidRDefault="00CC7689">
      <w:pPr>
        <w:pStyle w:val="BodyText"/>
      </w:pPr>
      <w:r>
        <w:t xml:space="preserve">LSST Science Collaborations, </w:t>
      </w:r>
      <w:r>
        <w:rPr>
          <w:spacing w:val="-13"/>
        </w:rPr>
        <w:t xml:space="preserve">P. </w:t>
      </w:r>
      <w:r>
        <w:t xml:space="preserve">A. </w:t>
      </w:r>
      <w:proofErr w:type="spellStart"/>
      <w:r>
        <w:t>Abell</w:t>
      </w:r>
      <w:proofErr w:type="spellEnd"/>
      <w:r>
        <w:t xml:space="preserve">, J. Allison, S. </w:t>
      </w:r>
      <w:r>
        <w:rPr>
          <w:spacing w:val="-9"/>
        </w:rPr>
        <w:t xml:space="preserve">F. </w:t>
      </w:r>
      <w:r>
        <w:t xml:space="preserve">Anderson, J. R. Andrew, J. R. </w:t>
      </w:r>
      <w:r>
        <w:rPr>
          <w:spacing w:val="-13"/>
        </w:rPr>
        <w:t xml:space="preserve">P. </w:t>
      </w:r>
      <w:r>
        <w:t xml:space="preserve">Angel, L. </w:t>
      </w:r>
      <w:proofErr w:type="spellStart"/>
      <w:r>
        <w:t>Armus</w:t>
      </w:r>
      <w:proofErr w:type="spellEnd"/>
      <w:r>
        <w:t>,</w:t>
      </w:r>
    </w:p>
    <w:p w14:paraId="23351E0D" w14:textId="77777777" w:rsidR="0098636F" w:rsidRDefault="00CC7689">
      <w:pPr>
        <w:pStyle w:val="BodyText"/>
        <w:spacing w:line="256" w:lineRule="auto"/>
        <w:ind w:left="379"/>
      </w:pPr>
      <w:r>
        <w:t xml:space="preserve">D. Arnett, S. J. </w:t>
      </w:r>
      <w:proofErr w:type="spellStart"/>
      <w:r>
        <w:t>Asztalos</w:t>
      </w:r>
      <w:proofErr w:type="spellEnd"/>
      <w:r>
        <w:t xml:space="preserve">, T. S. Axelrod, and et al. LSST Science Book, Version 2.0. </w:t>
      </w:r>
      <w:proofErr w:type="spellStart"/>
      <w:r>
        <w:rPr>
          <w:i/>
        </w:rPr>
        <w:t>ArXiv</w:t>
      </w:r>
      <w:proofErr w:type="spellEnd"/>
      <w:r>
        <w:rPr>
          <w:i/>
        </w:rPr>
        <w:t xml:space="preserve"> 0912.0201v1</w:t>
      </w:r>
      <w:r>
        <w:t>,</w:t>
      </w:r>
      <w:bookmarkStart w:id="83" w:name="_bookmark12"/>
      <w:bookmarkEnd w:id="83"/>
      <w:r>
        <w:t xml:space="preserve"> Dec 2009.</w:t>
      </w:r>
    </w:p>
    <w:p w14:paraId="47CE98C9" w14:textId="77777777" w:rsidR="0098636F" w:rsidRDefault="00CC7689">
      <w:pPr>
        <w:pStyle w:val="BodyText"/>
        <w:spacing w:before="1" w:line="256" w:lineRule="auto"/>
        <w:ind w:left="379" w:hanging="217"/>
      </w:pPr>
      <w:r>
        <w:t xml:space="preserve">C. L. MacLeod, N. P. Ross, et al. A systematic search for changing-look quasars in SDSS. </w:t>
      </w:r>
      <w:r>
        <w:rPr>
          <w:i/>
        </w:rPr>
        <w:t>MNRAS</w:t>
      </w:r>
      <w:r>
        <w:t>, 457:</w:t>
      </w:r>
      <w:bookmarkStart w:id="84" w:name="_bookmark13"/>
      <w:bookmarkEnd w:id="84"/>
      <w:r>
        <w:t xml:space="preserve"> 389–404, March 2016. </w:t>
      </w:r>
      <w:proofErr w:type="spellStart"/>
      <w:proofErr w:type="gramStart"/>
      <w:r>
        <w:t>doi</w:t>
      </w:r>
      <w:proofErr w:type="spellEnd"/>
      <w:proofErr w:type="gramEnd"/>
      <w:r>
        <w:t>: 10.1093/</w:t>
      </w:r>
      <w:proofErr w:type="spellStart"/>
      <w:r>
        <w:t>mnras</w:t>
      </w:r>
      <w:proofErr w:type="spellEnd"/>
      <w:r>
        <w:t>/stv2997.</w:t>
      </w:r>
    </w:p>
    <w:p w14:paraId="5BC83C79" w14:textId="77777777" w:rsidR="0098636F" w:rsidRDefault="00CC7689">
      <w:pPr>
        <w:pStyle w:val="BodyText"/>
        <w:spacing w:before="1"/>
      </w:pPr>
      <w:r>
        <w:t xml:space="preserve">I. </w:t>
      </w:r>
      <w:proofErr w:type="spellStart"/>
      <w:r>
        <w:t>Pâris</w:t>
      </w:r>
      <w:proofErr w:type="spellEnd"/>
      <w:r>
        <w:t xml:space="preserve">, P. </w:t>
      </w:r>
      <w:proofErr w:type="spellStart"/>
      <w:r>
        <w:t>Petitjean</w:t>
      </w:r>
      <w:proofErr w:type="spellEnd"/>
      <w:r>
        <w:t>, N. P. Ross, et al. The Sloan Digital Sky Survey Quasar Catalog: Twelfth data release.</w:t>
      </w:r>
    </w:p>
    <w:p w14:paraId="2BC4C58D" w14:textId="77777777" w:rsidR="0098636F" w:rsidRDefault="00CC7689">
      <w:pPr>
        <w:spacing w:before="18"/>
        <w:ind w:left="379"/>
      </w:pPr>
      <w:bookmarkStart w:id="85" w:name="_bookmark14"/>
      <w:bookmarkEnd w:id="85"/>
      <w:r>
        <w:rPr>
          <w:i/>
        </w:rPr>
        <w:t xml:space="preserve">Astron. &amp; </w:t>
      </w:r>
      <w:proofErr w:type="spellStart"/>
      <w:r>
        <w:rPr>
          <w:i/>
        </w:rPr>
        <w:t>Astrophys</w:t>
      </w:r>
      <w:proofErr w:type="spellEnd"/>
      <w:r>
        <w:rPr>
          <w:i/>
        </w:rPr>
        <w:t>.</w:t>
      </w:r>
      <w:r>
        <w:t xml:space="preserve">, 597:A79, Jan 2017. </w:t>
      </w:r>
      <w:proofErr w:type="spellStart"/>
      <w:proofErr w:type="gramStart"/>
      <w:r>
        <w:t>doi</w:t>
      </w:r>
      <w:proofErr w:type="spellEnd"/>
      <w:proofErr w:type="gramEnd"/>
      <w:r>
        <w:t>: 10.1051/0004-6361/201527999.</w:t>
      </w:r>
    </w:p>
    <w:p w14:paraId="36DB72A9" w14:textId="77777777" w:rsidR="0098636F" w:rsidRDefault="00CC7689">
      <w:pPr>
        <w:pStyle w:val="BodyText"/>
        <w:spacing w:line="256" w:lineRule="auto"/>
        <w:ind w:left="379" w:hanging="217"/>
      </w:pPr>
      <w:r>
        <w:t>N.</w:t>
      </w:r>
      <w:r>
        <w:rPr>
          <w:spacing w:val="-13"/>
        </w:rPr>
        <w:t xml:space="preserve"> P.</w:t>
      </w:r>
      <w:r>
        <w:rPr>
          <w:spacing w:val="-12"/>
        </w:rPr>
        <w:t xml:space="preserve"> </w:t>
      </w:r>
      <w:r>
        <w:t>Ross</w:t>
      </w:r>
      <w:r>
        <w:rPr>
          <w:spacing w:val="-13"/>
        </w:rPr>
        <w:t xml:space="preserve"> </w:t>
      </w:r>
      <w:r>
        <w:t>et</w:t>
      </w:r>
      <w:r>
        <w:rPr>
          <w:spacing w:val="-13"/>
        </w:rPr>
        <w:t xml:space="preserve"> </w:t>
      </w:r>
      <w:r>
        <w:t>al.</w:t>
      </w:r>
      <w:r>
        <w:rPr>
          <w:spacing w:val="2"/>
        </w:rPr>
        <w:t xml:space="preserve"> </w:t>
      </w:r>
      <w:r>
        <w:t>A</w:t>
      </w:r>
      <w:r>
        <w:rPr>
          <w:spacing w:val="-12"/>
        </w:rPr>
        <w:t xml:space="preserve"> </w:t>
      </w:r>
      <w:r>
        <w:t>new</w:t>
      </w:r>
      <w:r>
        <w:rPr>
          <w:spacing w:val="-13"/>
        </w:rPr>
        <w:t xml:space="preserve"> </w:t>
      </w:r>
      <w:r>
        <w:t>physical</w:t>
      </w:r>
      <w:r>
        <w:rPr>
          <w:spacing w:val="-13"/>
        </w:rPr>
        <w:t xml:space="preserve"> </w:t>
      </w:r>
      <w:r>
        <w:t>interpretation</w:t>
      </w:r>
      <w:r>
        <w:rPr>
          <w:spacing w:val="-13"/>
        </w:rPr>
        <w:t xml:space="preserve"> </w:t>
      </w:r>
      <w:r>
        <w:t>of</w:t>
      </w:r>
      <w:r>
        <w:rPr>
          <w:spacing w:val="-12"/>
        </w:rPr>
        <w:t xml:space="preserve"> </w:t>
      </w:r>
      <w:r>
        <w:t>optical</w:t>
      </w:r>
      <w:r>
        <w:rPr>
          <w:spacing w:val="-13"/>
        </w:rPr>
        <w:t xml:space="preserve"> </w:t>
      </w:r>
      <w:r>
        <w:t>and</w:t>
      </w:r>
      <w:r>
        <w:rPr>
          <w:spacing w:val="-13"/>
        </w:rPr>
        <w:t xml:space="preserve"> </w:t>
      </w:r>
      <w:r>
        <w:t>infrared</w:t>
      </w:r>
      <w:r>
        <w:rPr>
          <w:spacing w:val="-13"/>
        </w:rPr>
        <w:t xml:space="preserve"> </w:t>
      </w:r>
      <w:r>
        <w:t>variability</w:t>
      </w:r>
      <w:r>
        <w:rPr>
          <w:spacing w:val="-12"/>
        </w:rPr>
        <w:t xml:space="preserve"> </w:t>
      </w:r>
      <w:r>
        <w:t>in</w:t>
      </w:r>
      <w:r>
        <w:rPr>
          <w:spacing w:val="-13"/>
        </w:rPr>
        <w:t xml:space="preserve"> </w:t>
      </w:r>
      <w:r>
        <w:t>quasars.</w:t>
      </w:r>
      <w:r>
        <w:rPr>
          <w:spacing w:val="2"/>
        </w:rPr>
        <w:t xml:space="preserve"> </w:t>
      </w:r>
      <w:r>
        <w:rPr>
          <w:i/>
        </w:rPr>
        <w:t>Nature</w:t>
      </w:r>
      <w:r>
        <w:rPr>
          <w:i/>
          <w:spacing w:val="-13"/>
        </w:rPr>
        <w:t xml:space="preserve"> </w:t>
      </w:r>
      <w:r>
        <w:rPr>
          <w:i/>
        </w:rPr>
        <w:t>Astronomy</w:t>
      </w:r>
      <w:r>
        <w:t>,</w:t>
      </w:r>
      <w:bookmarkStart w:id="86" w:name="_bookmark15"/>
      <w:bookmarkEnd w:id="86"/>
      <w:r>
        <w:t xml:space="preserve"> 2018.</w:t>
      </w:r>
    </w:p>
    <w:p w14:paraId="1BCA9F54" w14:textId="77777777" w:rsidR="0098636F" w:rsidRDefault="00CC7689">
      <w:pPr>
        <w:pStyle w:val="BodyText"/>
        <w:spacing w:before="0"/>
      </w:pPr>
      <w:r>
        <w:t>J.</w:t>
      </w:r>
      <w:r>
        <w:rPr>
          <w:spacing w:val="-16"/>
        </w:rPr>
        <w:t xml:space="preserve"> </w:t>
      </w:r>
      <w:proofErr w:type="spellStart"/>
      <w:r>
        <w:t>Schaye</w:t>
      </w:r>
      <w:proofErr w:type="spellEnd"/>
      <w:r>
        <w:rPr>
          <w:spacing w:val="-16"/>
        </w:rPr>
        <w:t xml:space="preserve"> </w:t>
      </w:r>
      <w:r>
        <w:t>et</w:t>
      </w:r>
      <w:r>
        <w:rPr>
          <w:spacing w:val="-16"/>
        </w:rPr>
        <w:t xml:space="preserve"> </w:t>
      </w:r>
      <w:r>
        <w:t>al.</w:t>
      </w:r>
      <w:r>
        <w:rPr>
          <w:spacing w:val="-4"/>
        </w:rPr>
        <w:t xml:space="preserve"> </w:t>
      </w:r>
      <w:r>
        <w:t>The</w:t>
      </w:r>
      <w:r>
        <w:rPr>
          <w:spacing w:val="-16"/>
        </w:rPr>
        <w:t xml:space="preserve"> </w:t>
      </w:r>
      <w:r>
        <w:t>EAGLE</w:t>
      </w:r>
      <w:r>
        <w:rPr>
          <w:spacing w:val="-16"/>
        </w:rPr>
        <w:t xml:space="preserve"> </w:t>
      </w:r>
      <w:r>
        <w:t>project: simulating</w:t>
      </w:r>
      <w:r>
        <w:rPr>
          <w:spacing w:val="-16"/>
        </w:rPr>
        <w:t xml:space="preserve"> </w:t>
      </w:r>
      <w:r>
        <w:t>the</w:t>
      </w:r>
      <w:r>
        <w:rPr>
          <w:spacing w:val="-16"/>
        </w:rPr>
        <w:t xml:space="preserve"> </w:t>
      </w:r>
      <w:r>
        <w:t>evolution</w:t>
      </w:r>
      <w:r>
        <w:rPr>
          <w:spacing w:val="-16"/>
        </w:rPr>
        <w:t xml:space="preserve"> </w:t>
      </w:r>
      <w:r>
        <w:t>and</w:t>
      </w:r>
      <w:r>
        <w:rPr>
          <w:spacing w:val="-16"/>
        </w:rPr>
        <w:t xml:space="preserve"> </w:t>
      </w:r>
      <w:r>
        <w:t>assembly</w:t>
      </w:r>
      <w:r>
        <w:rPr>
          <w:spacing w:val="-16"/>
        </w:rPr>
        <w:t xml:space="preserve"> </w:t>
      </w:r>
      <w:r>
        <w:t>of</w:t>
      </w:r>
      <w:r>
        <w:rPr>
          <w:spacing w:val="-16"/>
        </w:rPr>
        <w:t xml:space="preserve"> </w:t>
      </w:r>
      <w:r>
        <w:t>galaxies</w:t>
      </w:r>
      <w:r>
        <w:rPr>
          <w:spacing w:val="-16"/>
        </w:rPr>
        <w:t xml:space="preserve"> </w:t>
      </w:r>
      <w:r>
        <w:t>and</w:t>
      </w:r>
      <w:r>
        <w:rPr>
          <w:spacing w:val="-16"/>
        </w:rPr>
        <w:t xml:space="preserve"> </w:t>
      </w:r>
      <w:r>
        <w:t>their</w:t>
      </w:r>
      <w:r>
        <w:rPr>
          <w:spacing w:val="-16"/>
        </w:rPr>
        <w:t xml:space="preserve"> </w:t>
      </w:r>
      <w:r>
        <w:t>environments.</w:t>
      </w:r>
    </w:p>
    <w:p w14:paraId="474F1C80" w14:textId="77777777" w:rsidR="0098636F" w:rsidRDefault="00CC7689">
      <w:pPr>
        <w:pStyle w:val="BodyText"/>
        <w:ind w:left="379"/>
      </w:pPr>
      <w:bookmarkStart w:id="87" w:name="_bookmark16"/>
      <w:bookmarkEnd w:id="87"/>
      <w:r>
        <w:rPr>
          <w:i/>
        </w:rPr>
        <w:t>MNRAS</w:t>
      </w:r>
      <w:r>
        <w:t xml:space="preserve">, 446:521–554, Jan 2015. </w:t>
      </w:r>
      <w:proofErr w:type="spellStart"/>
      <w:proofErr w:type="gramStart"/>
      <w:r>
        <w:t>doi</w:t>
      </w:r>
      <w:proofErr w:type="spellEnd"/>
      <w:proofErr w:type="gramEnd"/>
      <w:r>
        <w:t>: 10.1093/</w:t>
      </w:r>
      <w:proofErr w:type="spellStart"/>
      <w:r>
        <w:t>mnras</w:t>
      </w:r>
      <w:proofErr w:type="spellEnd"/>
      <w:r>
        <w:t>/stu2058.</w:t>
      </w:r>
    </w:p>
    <w:p w14:paraId="4105432D" w14:textId="77777777" w:rsidR="0098636F" w:rsidRDefault="00CC7689">
      <w:pPr>
        <w:pStyle w:val="BodyText"/>
        <w:spacing w:line="256" w:lineRule="auto"/>
        <w:ind w:left="379" w:hanging="217"/>
      </w:pPr>
      <w:r>
        <w:t>R.</w:t>
      </w:r>
      <w:r>
        <w:rPr>
          <w:spacing w:val="-10"/>
        </w:rPr>
        <w:t xml:space="preserve"> </w:t>
      </w:r>
      <w:r>
        <w:t>S.</w:t>
      </w:r>
      <w:r>
        <w:rPr>
          <w:spacing w:val="-9"/>
        </w:rPr>
        <w:t xml:space="preserve"> </w:t>
      </w:r>
      <w:r>
        <w:t>Somerville</w:t>
      </w:r>
      <w:r>
        <w:rPr>
          <w:spacing w:val="-10"/>
        </w:rPr>
        <w:t xml:space="preserve"> </w:t>
      </w:r>
      <w:r>
        <w:t>and</w:t>
      </w:r>
      <w:r>
        <w:rPr>
          <w:spacing w:val="-9"/>
        </w:rPr>
        <w:t xml:space="preserve"> </w:t>
      </w:r>
      <w:r>
        <w:t>R.</w:t>
      </w:r>
      <w:r>
        <w:rPr>
          <w:spacing w:val="-10"/>
        </w:rPr>
        <w:t xml:space="preserve"> </w:t>
      </w:r>
      <w:proofErr w:type="spellStart"/>
      <w:r>
        <w:t>Davé</w:t>
      </w:r>
      <w:proofErr w:type="spellEnd"/>
      <w:r>
        <w:t>.</w:t>
      </w:r>
      <w:r>
        <w:rPr>
          <w:spacing w:val="8"/>
        </w:rPr>
        <w:t xml:space="preserve"> </w:t>
      </w:r>
      <w:r>
        <w:t>Physical</w:t>
      </w:r>
      <w:r>
        <w:rPr>
          <w:spacing w:val="-10"/>
        </w:rPr>
        <w:t xml:space="preserve"> </w:t>
      </w:r>
      <w:r>
        <w:t>Models</w:t>
      </w:r>
      <w:r>
        <w:rPr>
          <w:spacing w:val="-10"/>
        </w:rPr>
        <w:t xml:space="preserve"> </w:t>
      </w:r>
      <w:r>
        <w:t>of</w:t>
      </w:r>
      <w:r>
        <w:rPr>
          <w:spacing w:val="-9"/>
        </w:rPr>
        <w:t xml:space="preserve"> </w:t>
      </w:r>
      <w:r>
        <w:t>Galaxy</w:t>
      </w:r>
      <w:r>
        <w:rPr>
          <w:spacing w:val="-10"/>
        </w:rPr>
        <w:t xml:space="preserve"> </w:t>
      </w:r>
      <w:r>
        <w:t>Formation</w:t>
      </w:r>
      <w:r>
        <w:rPr>
          <w:spacing w:val="-9"/>
        </w:rPr>
        <w:t xml:space="preserve"> </w:t>
      </w:r>
      <w:r>
        <w:t>in</w:t>
      </w:r>
      <w:r>
        <w:rPr>
          <w:spacing w:val="-10"/>
        </w:rPr>
        <w:t xml:space="preserve"> </w:t>
      </w:r>
      <w:r>
        <w:t>a</w:t>
      </w:r>
      <w:r>
        <w:rPr>
          <w:spacing w:val="-10"/>
        </w:rPr>
        <w:t xml:space="preserve"> </w:t>
      </w:r>
      <w:r>
        <w:t>Cosmological</w:t>
      </w:r>
      <w:r>
        <w:rPr>
          <w:spacing w:val="-9"/>
        </w:rPr>
        <w:t xml:space="preserve"> </w:t>
      </w:r>
      <w:r>
        <w:t>Framework.</w:t>
      </w:r>
      <w:r>
        <w:rPr>
          <w:spacing w:val="7"/>
        </w:rPr>
        <w:t xml:space="preserve"> </w:t>
      </w:r>
      <w:r>
        <w:rPr>
          <w:i/>
        </w:rPr>
        <w:t>ARA&amp;A</w:t>
      </w:r>
      <w:r>
        <w:t>,</w:t>
      </w:r>
      <w:bookmarkStart w:id="88" w:name="_bookmark17"/>
      <w:bookmarkEnd w:id="88"/>
      <w:r>
        <w:t xml:space="preserve"> 53:51–113, Aug 2015. </w:t>
      </w:r>
      <w:proofErr w:type="spellStart"/>
      <w:proofErr w:type="gramStart"/>
      <w:r>
        <w:t>doi</w:t>
      </w:r>
      <w:proofErr w:type="spellEnd"/>
      <w:proofErr w:type="gramEnd"/>
      <w:r>
        <w:t>:</w:t>
      </w:r>
      <w:r>
        <w:rPr>
          <w:spacing w:val="-24"/>
        </w:rPr>
        <w:t xml:space="preserve"> </w:t>
      </w:r>
      <w:r>
        <w:t>10.1146/annurev-astro-082812-140951.</w:t>
      </w:r>
    </w:p>
    <w:p w14:paraId="01EEE5AD" w14:textId="77777777" w:rsidR="0098636F" w:rsidRDefault="00CC7689">
      <w:pPr>
        <w:pStyle w:val="BodyText"/>
        <w:spacing w:before="1"/>
      </w:pPr>
      <w:r>
        <w:t xml:space="preserve">M. </w:t>
      </w:r>
      <w:proofErr w:type="spellStart"/>
      <w:r>
        <w:t>Vogelsberger</w:t>
      </w:r>
      <w:proofErr w:type="spellEnd"/>
      <w:r>
        <w:t xml:space="preserve">, S. </w:t>
      </w:r>
      <w:proofErr w:type="spellStart"/>
      <w:r>
        <w:t>Genel</w:t>
      </w:r>
      <w:proofErr w:type="spellEnd"/>
      <w:r>
        <w:t xml:space="preserve">, V. </w:t>
      </w:r>
      <w:proofErr w:type="spellStart"/>
      <w:r>
        <w:t>Springel</w:t>
      </w:r>
      <w:proofErr w:type="spellEnd"/>
      <w:r>
        <w:t xml:space="preserve">, P. Torrey, D. </w:t>
      </w:r>
      <w:proofErr w:type="spellStart"/>
      <w:r>
        <w:t>Sijacki</w:t>
      </w:r>
      <w:proofErr w:type="spellEnd"/>
      <w:r>
        <w:t>, D. Xu, G. Snyder, S. Bird, D. Nelson, and</w:t>
      </w:r>
    </w:p>
    <w:p w14:paraId="44EDC689" w14:textId="77777777" w:rsidR="0098636F" w:rsidRDefault="00CC7689">
      <w:pPr>
        <w:pStyle w:val="BodyText"/>
        <w:spacing w:line="256" w:lineRule="auto"/>
        <w:ind w:left="379"/>
      </w:pPr>
      <w:r>
        <w:t xml:space="preserve">L. </w:t>
      </w:r>
      <w:proofErr w:type="spellStart"/>
      <w:r>
        <w:t>Hernquist</w:t>
      </w:r>
      <w:proofErr w:type="spellEnd"/>
      <w:r>
        <w:t xml:space="preserve">. Properties of galaxies reproduced by a hydrodynamic simulation. </w:t>
      </w:r>
      <w:r>
        <w:rPr>
          <w:i/>
        </w:rPr>
        <w:t>Nat</w:t>
      </w:r>
      <w:r>
        <w:t xml:space="preserve">, 509:177–182, May 2014. </w:t>
      </w:r>
      <w:proofErr w:type="spellStart"/>
      <w:proofErr w:type="gramStart"/>
      <w:r>
        <w:t>doi</w:t>
      </w:r>
      <w:proofErr w:type="spellEnd"/>
      <w:proofErr w:type="gramEnd"/>
      <w:r>
        <w:t>: 10.1038/nature13316.</w:t>
      </w:r>
    </w:p>
    <w:sectPr w:rsidR="0098636F">
      <w:footerReference w:type="default" r:id="rId85"/>
      <w:pgSz w:w="11910" w:h="16840"/>
      <w:pgMar w:top="1000" w:right="1060" w:bottom="1620" w:left="1000" w:header="413" w:footer="1424" w:gutter="0"/>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Dora" w:date="2018-02-12T09:58:00Z" w:initials="Dora">
    <w:p w14:paraId="797DE09B" w14:textId="77777777" w:rsidR="00751056" w:rsidRDefault="00751056">
      <w:pPr>
        <w:pStyle w:val="CommentText"/>
      </w:pPr>
      <w:r>
        <w:rPr>
          <w:rStyle w:val="CommentReference"/>
        </w:rPr>
        <w:annotationRef/>
      </w:r>
      <w:r>
        <w:t>At the header you also need the acronym to run across all pages. The order is:</w:t>
      </w:r>
    </w:p>
    <w:p w14:paraId="6D1E9424" w14:textId="77777777" w:rsidR="00751056" w:rsidRDefault="00751056">
      <w:pPr>
        <w:pStyle w:val="CommentText"/>
      </w:pPr>
      <w:r>
        <w:t>Surname</w:t>
      </w:r>
    </w:p>
    <w:p w14:paraId="49261067" w14:textId="77777777" w:rsidR="00751056" w:rsidRDefault="00751056">
      <w:pPr>
        <w:pStyle w:val="CommentText"/>
      </w:pPr>
      <w:r>
        <w:t>Part B1</w:t>
      </w:r>
    </w:p>
    <w:p w14:paraId="54502BD7" w14:textId="77777777" w:rsidR="00751056" w:rsidRDefault="00751056">
      <w:pPr>
        <w:pStyle w:val="CommentText"/>
      </w:pPr>
      <w:r>
        <w:t>Acronym</w:t>
      </w:r>
    </w:p>
  </w:comment>
  <w:comment w:id="1" w:author="Dora" w:date="2018-02-12T10:12:00Z" w:initials="Dora">
    <w:p w14:paraId="78C43F9C" w14:textId="7F7100C5" w:rsidR="003027D3" w:rsidRDefault="003027D3">
      <w:pPr>
        <w:pStyle w:val="CommentText"/>
      </w:pPr>
      <w:r>
        <w:rPr>
          <w:rStyle w:val="CommentReference"/>
        </w:rPr>
        <w:annotationRef/>
      </w:r>
      <w:r>
        <w:t>Seems to me that this is the great challenge that needs to be addressed in your field? Why not rephrase and start your B1 setting out the scene of what the big issue is at the field and which is preventing it to move forward. This is where you come in and you will solve this problem- and of course you tell the evaluator why it is only you that can do it?</w:t>
      </w:r>
    </w:p>
  </w:comment>
  <w:comment w:id="3" w:author="Dora" w:date="2018-02-12T11:11:00Z" w:initials="Dora">
    <w:p w14:paraId="2B91043B" w14:textId="3793C225" w:rsidR="00CD1F3B" w:rsidRDefault="00CD1F3B">
      <w:pPr>
        <w:pStyle w:val="CommentText"/>
      </w:pPr>
      <w:r>
        <w:rPr>
          <w:rStyle w:val="CommentReference"/>
        </w:rPr>
        <w:annotationRef/>
      </w:r>
      <w:r>
        <w:t>Is this the acronym still? If not you need to also update on the portal</w:t>
      </w:r>
    </w:p>
  </w:comment>
  <w:comment w:id="10" w:author="Dora" w:date="2018-02-12T10:20:00Z" w:initials="Dora">
    <w:p w14:paraId="6173DEFD" w14:textId="72B6B59B" w:rsidR="003027D3" w:rsidRDefault="003027D3">
      <w:pPr>
        <w:pStyle w:val="CommentText"/>
      </w:pPr>
      <w:r>
        <w:rPr>
          <w:rStyle w:val="CommentReference"/>
        </w:rPr>
        <w:annotationRef/>
      </w:r>
      <w:r>
        <w:t xml:space="preserve">Within the lifetime of the project? </w:t>
      </w:r>
      <w:r w:rsidR="00B56F8E">
        <w:t>Also what happens if some of these are delayed in launching, how does that affect you planned work?</w:t>
      </w:r>
    </w:p>
  </w:comment>
  <w:comment w:id="11" w:author="Dora" w:date="2018-02-12T10:45:00Z" w:initials="Dora">
    <w:p w14:paraId="3364F5DF" w14:textId="23657188" w:rsidR="004767A3" w:rsidRDefault="004767A3">
      <w:pPr>
        <w:pStyle w:val="CommentText"/>
      </w:pPr>
      <w:r>
        <w:rPr>
          <w:rStyle w:val="CommentReference"/>
        </w:rPr>
        <w:annotationRef/>
      </w:r>
      <w:r>
        <w:t>Why all this in italics? Maybe use bold?</w:t>
      </w:r>
    </w:p>
  </w:comment>
  <w:comment w:id="21" w:author="Dora" w:date="2018-02-12T10:51:00Z" w:initials="Dora">
    <w:p w14:paraId="1FACCE4A" w14:textId="77777777" w:rsidR="004767A3" w:rsidRDefault="004767A3">
      <w:pPr>
        <w:pStyle w:val="CommentText"/>
      </w:pPr>
      <w:r>
        <w:rPr>
          <w:rStyle w:val="CommentReference"/>
        </w:rPr>
        <w:annotationRef/>
      </w:r>
      <w:r>
        <w:t xml:space="preserve">Is this the right word? I don’t understand what you mean. </w:t>
      </w:r>
    </w:p>
    <w:p w14:paraId="4372B56A" w14:textId="77777777" w:rsidR="004767A3" w:rsidRDefault="004767A3">
      <w:pPr>
        <w:pStyle w:val="CommentText"/>
      </w:pPr>
    </w:p>
    <w:p w14:paraId="40320385" w14:textId="77777777" w:rsidR="004767A3" w:rsidRDefault="004767A3">
      <w:pPr>
        <w:pStyle w:val="CommentText"/>
      </w:pPr>
      <w:r>
        <w:t xml:space="preserve">One of your previous version had the word “same” </w:t>
      </w:r>
    </w:p>
    <w:p w14:paraId="59BDDBB5" w14:textId="77777777" w:rsidR="004767A3" w:rsidRDefault="004767A3">
      <w:pPr>
        <w:pStyle w:val="CommentText"/>
      </w:pPr>
    </w:p>
    <w:p w14:paraId="05C12F4C" w14:textId="71B131D4" w:rsidR="004767A3" w:rsidRDefault="004767A3">
      <w:pPr>
        <w:pStyle w:val="CommentText"/>
      </w:pPr>
      <w:r>
        <w:t>We desire the same sample size………..</w:t>
      </w:r>
    </w:p>
  </w:comment>
  <w:comment w:id="31" w:author="Dora" w:date="2018-02-12T10:56:00Z" w:initials="Dora">
    <w:p w14:paraId="6B7F54BD" w14:textId="503474BB" w:rsidR="00E746CD" w:rsidRDefault="00E746CD">
      <w:pPr>
        <w:pStyle w:val="CommentText"/>
      </w:pPr>
      <w:r>
        <w:rPr>
          <w:rStyle w:val="CommentReference"/>
        </w:rPr>
        <w:annotationRef/>
      </w:r>
      <w:r>
        <w:t>So is this the groundbreaking aspects? Say it.</w:t>
      </w:r>
    </w:p>
  </w:comment>
  <w:comment w:id="36" w:author="Dora" w:date="2018-02-12T10:59:00Z" w:initials="Dora">
    <w:p w14:paraId="076F0F2A" w14:textId="6208F532" w:rsidR="00E746CD" w:rsidRDefault="00E746CD">
      <w:pPr>
        <w:pStyle w:val="CommentText"/>
      </w:pPr>
      <w:r>
        <w:rPr>
          <w:rStyle w:val="CommentReference"/>
        </w:rPr>
        <w:annotationRef/>
      </w:r>
      <w:r>
        <w:t>Who else has access to his data? Is UEDIN one of the few? You should emphasise that because if it is the case this also puts you in a unique position</w:t>
      </w:r>
    </w:p>
  </w:comment>
  <w:comment w:id="37" w:author="Dora" w:date="2018-02-12T11:00:00Z" w:initials="Dora">
    <w:p w14:paraId="0CB373AE" w14:textId="06937070" w:rsidR="00E746CD" w:rsidRDefault="00E746CD">
      <w:pPr>
        <w:pStyle w:val="CommentText"/>
      </w:pPr>
      <w:r>
        <w:rPr>
          <w:rStyle w:val="CommentReference"/>
        </w:rPr>
        <w:annotationRef/>
      </w:r>
      <w:r>
        <w:t>Do you mean the objectives mentioned earlier?</w:t>
      </w:r>
    </w:p>
  </w:comment>
  <w:comment w:id="38" w:author="Dora" w:date="2018-02-12T11:01:00Z" w:initials="Dora">
    <w:p w14:paraId="614D3F0B" w14:textId="4682EC07" w:rsidR="00E746CD" w:rsidRDefault="00E746CD">
      <w:pPr>
        <w:pStyle w:val="CommentText"/>
      </w:pPr>
      <w:r>
        <w:rPr>
          <w:rStyle w:val="CommentReference"/>
        </w:rPr>
        <w:annotationRef/>
      </w:r>
      <w:r>
        <w:t xml:space="preserve">I would rephrase and put this in terms </w:t>
      </w:r>
      <w:proofErr w:type="gramStart"/>
      <w:r>
        <w:t>of :</w:t>
      </w:r>
      <w:proofErr w:type="gramEnd"/>
      <w:r>
        <w:t xml:space="preserve"> the ground breaking nature of the project will attract high quality PDRAs because of being part of the first light </w:t>
      </w:r>
      <w:proofErr w:type="spellStart"/>
      <w:r>
        <w:t>etc</w:t>
      </w:r>
      <w:proofErr w:type="spellEnd"/>
    </w:p>
  </w:comment>
  <w:comment w:id="41" w:author="Dora" w:date="2018-02-12T11:05:00Z" w:initials="Dora">
    <w:p w14:paraId="27A599D8" w14:textId="5C8366A4" w:rsidR="00E746CD" w:rsidRDefault="00E746CD">
      <w:pPr>
        <w:pStyle w:val="CommentText"/>
      </w:pPr>
      <w:r>
        <w:rPr>
          <w:rStyle w:val="CommentReference"/>
        </w:rPr>
        <w:annotationRef/>
      </w:r>
      <w:r>
        <w:t>Refs?</w:t>
      </w:r>
    </w:p>
  </w:comment>
  <w:comment w:id="53" w:author="Dora" w:date="2018-02-12T11:07:00Z" w:initials="Dora">
    <w:p w14:paraId="5B8C94BA" w14:textId="683020CD" w:rsidR="00CD1F3B" w:rsidRDefault="00CD1F3B">
      <w:pPr>
        <w:pStyle w:val="CommentText"/>
      </w:pPr>
      <w:r>
        <w:rPr>
          <w:rStyle w:val="CommentReference"/>
        </w:rPr>
        <w:annotationRef/>
      </w:r>
      <w:r>
        <w:t>Seems a bit big this map</w:t>
      </w:r>
    </w:p>
  </w:comment>
  <w:comment w:id="54" w:author="Eirini" w:date="2018-02-12T14:01:00Z" w:initials="Eirini">
    <w:p w14:paraId="783422C2" w14:textId="3C288E4F" w:rsidR="006820F1" w:rsidRDefault="006820F1">
      <w:pPr>
        <w:pStyle w:val="CommentText"/>
      </w:pPr>
      <w:r>
        <w:rPr>
          <w:rStyle w:val="CommentReference"/>
        </w:rPr>
        <w:annotationRef/>
      </w:r>
      <w:r>
        <w:t xml:space="preserve">Still no </w:t>
      </w:r>
      <w:proofErr w:type="spellStart"/>
      <w:r>
        <w:t>diagramme</w:t>
      </w:r>
      <w:proofErr w:type="spellEnd"/>
      <w:r>
        <w:t xml:space="preserve"> of the layout of WPs?</w:t>
      </w:r>
      <w:bookmarkStart w:id="57" w:name="_GoBack"/>
      <w:bookmarkEnd w:id="57"/>
    </w:p>
  </w:comment>
  <w:comment w:id="59" w:author="Dora" w:date="2018-02-12T11:16:00Z" w:initials="Dora">
    <w:p w14:paraId="593C072C" w14:textId="5690D78B" w:rsidR="00C02216" w:rsidRDefault="00C02216">
      <w:pPr>
        <w:pStyle w:val="CommentText"/>
      </w:pPr>
      <w:r>
        <w:rPr>
          <w:rStyle w:val="CommentReference"/>
        </w:rPr>
        <w:annotationRef/>
      </w:r>
      <w:r>
        <w:t>Ok but still this does not say what is your plan B in case something goes wrong</w:t>
      </w:r>
    </w:p>
  </w:comment>
  <w:comment w:id="60" w:author="Dora" w:date="2018-02-12T11:18:00Z" w:initials="Dora">
    <w:p w14:paraId="0DA9C13F" w14:textId="3286D3B9" w:rsidR="00C02216" w:rsidRDefault="00C02216">
      <w:pPr>
        <w:pStyle w:val="CommentText"/>
      </w:pPr>
      <w:r>
        <w:rPr>
          <w:rStyle w:val="CommentReference"/>
        </w:rPr>
        <w:annotationRef/>
      </w:r>
      <w:r>
        <w:t xml:space="preserve">Ok but still there some risk. Is there something that can potentially go wrong here? </w:t>
      </w:r>
      <w:proofErr w:type="gramStart"/>
      <w:r>
        <w:t>if</w:t>
      </w:r>
      <w:proofErr w:type="gramEnd"/>
      <w:r>
        <w:t xml:space="preserve"> so what is your mitigation strategy. What is the alternative to still get to the answer that this WP is set out to address?</w:t>
      </w:r>
    </w:p>
  </w:comment>
  <w:comment w:id="61" w:author="Dora" w:date="2018-02-12T11:19:00Z" w:initials="Dora">
    <w:p w14:paraId="0D7AE52D" w14:textId="1E78C5FE" w:rsidR="00665643" w:rsidRDefault="00665643">
      <w:pPr>
        <w:pStyle w:val="CommentText"/>
      </w:pPr>
      <w:r>
        <w:rPr>
          <w:rStyle w:val="CommentReference"/>
        </w:rPr>
        <w:annotationRef/>
      </w:r>
      <w:r>
        <w:t>Ok so WP3 depends on WP2? Some risks here and especially if something goes wrong in WP2. How can WP3 go ahead if something goes wrong with the quasar corpus?</w:t>
      </w:r>
    </w:p>
  </w:comment>
  <w:comment w:id="67" w:author="Dora" w:date="2018-02-12T11:23:00Z" w:initials="Dora">
    <w:p w14:paraId="1A505833" w14:textId="7076E432" w:rsidR="00665643" w:rsidRDefault="00665643">
      <w:pPr>
        <w:pStyle w:val="CommentText"/>
      </w:pPr>
      <w:r>
        <w:rPr>
          <w:rStyle w:val="CommentReference"/>
        </w:rPr>
        <w:annotationRef/>
      </w:r>
      <w:r>
        <w:t xml:space="preserve">?? </w:t>
      </w:r>
      <w:proofErr w:type="gramStart"/>
      <w:r>
        <w:t>you</w:t>
      </w:r>
      <w:proofErr w:type="gramEnd"/>
      <w:r>
        <w:t xml:space="preserve"> should know if PDRA 2 will be involved. Potentially is not a good choice</w:t>
      </w:r>
    </w:p>
  </w:comment>
  <w:comment w:id="68" w:author="Eirini" w:date="2018-02-12T13:53:00Z" w:initials="Eirini">
    <w:p w14:paraId="291B5E85" w14:textId="6BFC5AD6" w:rsidR="00A81420" w:rsidRDefault="00A81420">
      <w:pPr>
        <w:pStyle w:val="CommentText"/>
      </w:pPr>
      <w:r>
        <w:rPr>
          <w:rStyle w:val="CommentReference"/>
        </w:rPr>
        <w:annotationRef/>
      </w:r>
      <w:r>
        <w:t xml:space="preserve">I agree potentially might give the impression you are not in full charge of what is going to happen. </w:t>
      </w:r>
    </w:p>
  </w:comment>
  <w:comment w:id="71" w:author="Dora" w:date="2018-02-12T11:26:00Z" w:initials="Dora">
    <w:p w14:paraId="27F9D189" w14:textId="4B35B8C8" w:rsidR="00CC7689" w:rsidRDefault="00CC7689">
      <w:pPr>
        <w:pStyle w:val="CommentText"/>
      </w:pPr>
      <w:r>
        <w:rPr>
          <w:rStyle w:val="CommentReference"/>
        </w:rPr>
        <w:annotationRef/>
      </w:r>
      <w:r>
        <w:t xml:space="preserve">What do you mean? Who is leading the other WPs, </w:t>
      </w:r>
      <w:proofErr w:type="spellStart"/>
      <w:r>
        <w:t>its</w:t>
      </w:r>
      <w:proofErr w:type="spellEnd"/>
      <w:r>
        <w:t xml:space="preserve"> you right?</w:t>
      </w:r>
      <w:r w:rsidR="00A81420">
        <w:t xml:space="preserve"> </w:t>
      </w:r>
    </w:p>
  </w:comment>
  <w:comment w:id="72" w:author="Eirini" w:date="2018-02-12T13:54:00Z" w:initials="Eirini">
    <w:p w14:paraId="66FEA001" w14:textId="11D50181" w:rsidR="00A81420" w:rsidRDefault="00A81420">
      <w:pPr>
        <w:pStyle w:val="CommentText"/>
      </w:pPr>
      <w:r>
        <w:rPr>
          <w:rStyle w:val="CommentReference"/>
        </w:rPr>
        <w:annotationRef/>
      </w:r>
      <w:r>
        <w:t xml:space="preserve">If I remember correctly this correspond to the previous WP7 who was going to be your work. But you are still the leader in the rest, this one is the WP you will work on your own. </w:t>
      </w:r>
    </w:p>
  </w:comment>
  <w:comment w:id="75" w:author="Eirini" w:date="2018-02-12T13:57:00Z" w:initials="Eirini">
    <w:p w14:paraId="274F2BFB" w14:textId="20C7A7E3" w:rsidR="00A81420" w:rsidRDefault="00A81420">
      <w:pPr>
        <w:pStyle w:val="CommentText"/>
      </w:pPr>
      <w:r>
        <w:rPr>
          <w:rStyle w:val="CommentReference"/>
        </w:rPr>
        <w:annotationRef/>
      </w:r>
      <w:r>
        <w:t>You can also decrease the size of fig 3.</w:t>
      </w:r>
    </w:p>
  </w:comment>
  <w:comment w:id="76" w:author="Dora" w:date="2018-02-12T11:30:00Z" w:initials="Dora">
    <w:p w14:paraId="0E2D1BD1" w14:textId="72342B4D" w:rsidR="00CC7689" w:rsidRDefault="00CC7689">
      <w:pPr>
        <w:pStyle w:val="CommentText"/>
      </w:pPr>
      <w:r>
        <w:rPr>
          <w:rStyle w:val="CommentReference"/>
        </w:rPr>
        <w:annotationRef/>
      </w:r>
      <w:r>
        <w:t>Is this enough for the state of the art?</w:t>
      </w:r>
    </w:p>
  </w:comment>
  <w:comment w:id="77" w:author="Eirini" w:date="2018-02-12T13:59:00Z" w:initials="Eirini">
    <w:p w14:paraId="2680857C" w14:textId="74F160B3" w:rsidR="00A81420" w:rsidRDefault="00A81420">
      <w:pPr>
        <w:pStyle w:val="CommentText"/>
      </w:pPr>
      <w:r>
        <w:rPr>
          <w:rStyle w:val="CommentReference"/>
        </w:rPr>
        <w:annotationRef/>
      </w:r>
      <w:r>
        <w:t>Also you need to add this inside your text.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4502BD7" w15:done="0"/>
  <w15:commentEx w15:paraId="78C43F9C" w15:done="0"/>
  <w15:commentEx w15:paraId="2B91043B" w15:done="0"/>
  <w15:commentEx w15:paraId="6173DEFD" w15:done="0"/>
  <w15:commentEx w15:paraId="3364F5DF" w15:done="0"/>
  <w15:commentEx w15:paraId="05C12F4C" w15:done="0"/>
  <w15:commentEx w15:paraId="6B7F54BD" w15:done="0"/>
  <w15:commentEx w15:paraId="076F0F2A" w15:done="0"/>
  <w15:commentEx w15:paraId="0CB373AE" w15:done="0"/>
  <w15:commentEx w15:paraId="614D3F0B" w15:done="0"/>
  <w15:commentEx w15:paraId="27A599D8" w15:done="0"/>
  <w15:commentEx w15:paraId="5B8C94BA" w15:done="0"/>
  <w15:commentEx w15:paraId="783422C2" w15:done="0"/>
  <w15:commentEx w15:paraId="593C072C" w15:done="0"/>
  <w15:commentEx w15:paraId="0DA9C13F" w15:done="0"/>
  <w15:commentEx w15:paraId="0D7AE52D" w15:done="0"/>
  <w15:commentEx w15:paraId="1A505833" w15:done="0"/>
  <w15:commentEx w15:paraId="291B5E85" w15:paraIdParent="1A505833" w15:done="0"/>
  <w15:commentEx w15:paraId="27F9D189" w15:done="0"/>
  <w15:commentEx w15:paraId="66FEA001" w15:paraIdParent="27F9D189" w15:done="0"/>
  <w15:commentEx w15:paraId="274F2BFB" w15:done="0"/>
  <w15:commentEx w15:paraId="0E2D1BD1" w15:done="0"/>
  <w15:commentEx w15:paraId="2680857C"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F8F45FE" w14:textId="77777777" w:rsidR="00274281" w:rsidRDefault="00CC7689">
      <w:r>
        <w:separator/>
      </w:r>
    </w:p>
  </w:endnote>
  <w:endnote w:type="continuationSeparator" w:id="0">
    <w:p w14:paraId="69AAF4CB" w14:textId="77777777" w:rsidR="00274281" w:rsidRDefault="00CC76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altName w:val="Times New Roman"/>
    <w:panose1 w:val="02020603050405020304"/>
    <w:charset w:val="00"/>
    <w:family w:val="roman"/>
    <w:pitch w:val="variable"/>
    <w:sig w:usb0="E0002EFF" w:usb1="C0007843" w:usb2="00000009" w:usb3="00000000" w:csb0="000001FF" w:csb1="00000000"/>
  </w:font>
  <w:font w:name="Meiryo UI">
    <w:altName w:val="Meiryo UI"/>
    <w:panose1 w:val="020B0604030504040204"/>
    <w:charset w:val="80"/>
    <w:family w:val="swiss"/>
    <w:pitch w:val="variable"/>
    <w:sig w:usb0="E00002FF" w:usb1="6AC7FFFF" w:usb2="08000012" w:usb3="00000000" w:csb0="0002009F" w:csb1="00000000"/>
  </w:font>
  <w:font w:name="Trebuchet MS">
    <w:altName w:val="Trebuchet MS"/>
    <w:panose1 w:val="020B0603020202020204"/>
    <w:charset w:val="00"/>
    <w:family w:val="swiss"/>
    <w:pitch w:val="variable"/>
    <w:sig w:usb0="00000287" w:usb1="00000003" w:usb2="00000000" w:usb3="00000000" w:csb0="0000009F" w:csb1="00000000"/>
  </w:font>
  <w:font w:name="Calibri">
    <w:altName w:val="Calibri"/>
    <w:panose1 w:val="020F0502020204030204"/>
    <w:charset w:val="00"/>
    <w:family w:val="swiss"/>
    <w:pitch w:val="variable"/>
    <w:sig w:usb0="E00002FF" w:usb1="4000ACFF" w:usb2="00000001" w:usb3="00000000" w:csb0="0000019F" w:csb1="00000000"/>
  </w:font>
  <w:font w:name="Arial Narrow">
    <w:altName w:val="Arial Narrow"/>
    <w:panose1 w:val="020B0606020202030204"/>
    <w:charset w:val="00"/>
    <w:family w:val="swiss"/>
    <w:pitch w:val="variable"/>
    <w:sig w:usb0="00000287" w:usb1="00000800" w:usb2="00000000" w:usb3="00000000" w:csb0="0000009F" w:csb1="00000000"/>
  </w:font>
  <w:font w:name="Segoe UI">
    <w:panose1 w:val="020B0502040204020203"/>
    <w:charset w:val="00"/>
    <w:family w:val="swiss"/>
    <w:pitch w:val="variable"/>
    <w:sig w:usb0="E4002EFF" w:usb1="C000E47F" w:usb2="00000009" w:usb3="00000000" w:csb0="000001FF" w:csb1="00000000"/>
  </w:font>
  <w:font w:name="Meiryo">
    <w:altName w:val="Meiryo"/>
    <w:panose1 w:val="020B0604030504040204"/>
    <w:charset w:val="80"/>
    <w:family w:val="swiss"/>
    <w:pitch w:val="variable"/>
    <w:sig w:usb0="E00002FF" w:usb1="6AC7FFFF" w:usb2="08000012" w:usb3="00000000" w:csb0="0002009F" w:csb1="00000000"/>
  </w:font>
  <w:font w:name="Tahoma">
    <w:panose1 w:val="020B0604030504040204"/>
    <w:charset w:val="00"/>
    <w:family w:val="swiss"/>
    <w:pitch w:val="variable"/>
    <w:sig w:usb0="E1002EFF" w:usb1="C000605B" w:usb2="00000029" w:usb3="00000000" w:csb0="000101FF" w:csb1="00000000"/>
  </w:font>
  <w:font w:name="Century Gothic">
    <w:altName w:val="Century Gothic"/>
    <w:panose1 w:val="020B0502020202020204"/>
    <w:charset w:val="00"/>
    <w:family w:val="swiss"/>
    <w:pitch w:val="variable"/>
    <w:sig w:usb0="00000287" w:usb1="00000000" w:usb2="00000000" w:usb3="00000000" w:csb0="0000009F" w:csb1="00000000"/>
  </w:font>
  <w:font w:name="Arial">
    <w:altName w:val="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7FFC5C" w14:textId="496440F6" w:rsidR="0098636F" w:rsidRDefault="00751056">
    <w:pPr>
      <w:pStyle w:val="BodyText"/>
      <w:spacing w:before="0" w:line="14" w:lineRule="auto"/>
      <w:ind w:left="0"/>
      <w:rPr>
        <w:sz w:val="20"/>
      </w:rPr>
    </w:pPr>
    <w:r>
      <w:rPr>
        <w:noProof/>
        <w:lang w:val="en-GB" w:eastAsia="en-GB"/>
      </w:rPr>
      <mc:AlternateContent>
        <mc:Choice Requires="wps">
          <w:drawing>
            <wp:anchor distT="0" distB="0" distL="114300" distR="114300" simplePos="0" relativeHeight="503297648" behindDoc="1" locked="0" layoutInCell="1" allowOverlap="1" wp14:anchorId="369C224A" wp14:editId="716EF970">
              <wp:simplePos x="0" y="0"/>
              <wp:positionH relativeFrom="page">
                <wp:posOffset>725170</wp:posOffset>
              </wp:positionH>
              <wp:positionV relativeFrom="page">
                <wp:posOffset>9647555</wp:posOffset>
              </wp:positionV>
              <wp:extent cx="918210" cy="191135"/>
              <wp:effectExtent l="1270" t="0" r="4445" b="635"/>
              <wp:wrapNone/>
              <wp:docPr id="1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8210" cy="191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F3B423" w14:textId="77777777" w:rsidR="0098636F" w:rsidRDefault="00CC7689">
                          <w:pPr>
                            <w:spacing w:before="16"/>
                            <w:ind w:left="20"/>
                            <w:rPr>
                              <w:i/>
                            </w:rPr>
                          </w:pPr>
                          <w:r>
                            <w:rPr>
                              <w:i/>
                            </w:rPr>
                            <w:t>ERC-2018-CoG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69C224A" id="_x0000_t202" coordsize="21600,21600" o:spt="202" path="m,l,21600r21600,l21600,xe">
              <v:stroke joinstyle="miter"/>
              <v:path gradientshapeok="t" o:connecttype="rect"/>
            </v:shapetype>
            <v:shape id="Text Box 5" o:spid="_x0000_s1072" type="#_x0000_t202" style="position:absolute;margin-left:57.1pt;margin-top:759.65pt;width:72.3pt;height:15.05pt;z-index:-18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" filled="f" stroked="f">
              <v:textbox inset="0,0,0,0">
                <w:txbxContent>
                  <w:p w14:paraId="54F3B423" w14:textId="77777777" w:rsidR="0098636F" w:rsidRDefault="00CC7689">
                    <w:pPr>
                      <w:spacing w:before="16"/>
                      <w:ind w:left="20"/>
                      <w:rPr>
                        <w:i/>
                      </w:rPr>
                    </w:pPr>
                    <w:r>
                      <w:rPr>
                        <w:i/>
                      </w:rPr>
                      <w:t>ERC-2018-CoG</w:t>
                    </w:r>
                  </w:p>
                </w:txbxContent>
              </v:textbox>
              <w10:wrap anchorx="page" anchory="page"/>
            </v:shape>
          </w:pict>
        </mc:Fallback>
      </mc:AlternateContent>
    </w:r>
    <w:r>
      <w:rPr>
        <w:noProof/>
        <w:lang w:val="en-GB" w:eastAsia="en-GB"/>
      </w:rPr>
      <mc:AlternateContent>
        <mc:Choice Requires="wps">
          <w:drawing>
            <wp:anchor distT="0" distB="0" distL="114300" distR="114300" simplePos="0" relativeHeight="503297672" behindDoc="1" locked="0" layoutInCell="1" allowOverlap="1" wp14:anchorId="1EDC33F2" wp14:editId="19982B99">
              <wp:simplePos x="0" y="0"/>
              <wp:positionH relativeFrom="page">
                <wp:posOffset>3456940</wp:posOffset>
              </wp:positionH>
              <wp:positionV relativeFrom="page">
                <wp:posOffset>9647555</wp:posOffset>
              </wp:positionV>
              <wp:extent cx="647065" cy="191135"/>
              <wp:effectExtent l="0" t="0" r="1270" b="635"/>
              <wp:wrapNone/>
              <wp:docPr id="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065" cy="191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F95D4D" w14:textId="77777777" w:rsidR="0098636F" w:rsidRDefault="00CC7689">
                          <w:pPr>
                            <w:spacing w:before="16"/>
                            <w:ind w:left="20"/>
                            <w:rPr>
                              <w:i/>
                            </w:rPr>
                          </w:pPr>
                          <w:r>
                            <w:rPr>
                              <w:i/>
                              <w:spacing w:val="-6"/>
                            </w:rPr>
                            <w:t xml:space="preserve">Page </w:t>
                          </w:r>
                          <w:r>
                            <w:fldChar w:fldCharType="begin"/>
                          </w:r>
                          <w:r>
                            <w:rPr>
                              <w:i/>
                            </w:rPr>
                            <w:instrText xml:space="preserve"> PAGE </w:instrText>
                          </w:r>
                          <w:r>
                            <w:fldChar w:fldCharType="separate"/>
                          </w:r>
                          <w:r w:rsidR="006820F1">
                            <w:rPr>
                              <w:i/>
                              <w:noProof/>
                            </w:rPr>
                            <w:t>5</w:t>
                          </w:r>
                          <w:r>
                            <w:fldChar w:fldCharType="end"/>
                          </w:r>
                          <w:r>
                            <w:rPr>
                              <w:i/>
                            </w:rPr>
                            <w:t xml:space="preserve"> of 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EDC33F2" id="_x0000_t202" coordsize="21600,21600" o:spt="202" path="m,l,21600r21600,l21600,xe">
              <v:stroke joinstyle="miter"/>
              <v:path gradientshapeok="t" o:connecttype="rect"/>
            </v:shapetype>
            <v:shape id="Text Box 4" o:spid="_x0000_s1073" type="#_x0000_t202" style="position:absolute;margin-left:272.2pt;margin-top:759.65pt;width:50.95pt;height:15.05pt;z-index:-18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" filled="f" stroked="f">
              <v:textbox inset="0,0,0,0">
                <w:txbxContent>
                  <w:p w14:paraId="0EF95D4D" w14:textId="77777777" w:rsidR="0098636F" w:rsidRDefault="00CC7689">
                    <w:pPr>
                      <w:spacing w:before="16"/>
                      <w:ind w:left="20"/>
                      <w:rPr>
                        <w:i/>
                      </w:rPr>
                    </w:pPr>
                    <w:r>
                      <w:rPr>
                        <w:i/>
                        <w:spacing w:val="-6"/>
                      </w:rPr>
                      <w:t xml:space="preserve">Page </w:t>
                    </w:r>
                    <w:r>
                      <w:fldChar w:fldCharType="begin"/>
                    </w:r>
                    <w:r>
                      <w:rPr>
                        <w:i/>
                      </w:rPr>
                      <w:instrText xml:space="preserve"> PAGE </w:instrText>
                    </w:r>
                    <w:r>
                      <w:fldChar w:fldCharType="separate"/>
                    </w:r>
                    <w:r w:rsidR="006820F1">
                      <w:rPr>
                        <w:i/>
                        <w:noProof/>
                      </w:rPr>
                      <w:t>5</w:t>
                    </w:r>
                    <w:r>
                      <w:fldChar w:fldCharType="end"/>
                    </w:r>
                    <w:r>
                      <w:rPr>
                        <w:i/>
                      </w:rPr>
                      <w:t xml:space="preserve"> of 5</w:t>
                    </w:r>
                  </w:p>
                </w:txbxContent>
              </v:textbox>
              <w10:wrap anchorx="page" anchory="page"/>
            </v:shape>
          </w:pict>
        </mc:Fallback>
      </mc:AlternateContent>
    </w:r>
    <w:r>
      <w:rPr>
        <w:noProof/>
        <w:lang w:val="en-GB" w:eastAsia="en-GB"/>
      </w:rPr>
      <mc:AlternateContent>
        <mc:Choice Requires="wps">
          <w:drawing>
            <wp:anchor distT="0" distB="0" distL="114300" distR="114300" simplePos="0" relativeHeight="503297696" behindDoc="1" locked="0" layoutInCell="1" allowOverlap="1" wp14:anchorId="00C19433" wp14:editId="51EF32FB">
              <wp:simplePos x="0" y="0"/>
              <wp:positionH relativeFrom="page">
                <wp:posOffset>5774055</wp:posOffset>
              </wp:positionH>
              <wp:positionV relativeFrom="page">
                <wp:posOffset>9647555</wp:posOffset>
              </wp:positionV>
              <wp:extent cx="1060450" cy="191135"/>
              <wp:effectExtent l="1905" t="0" r="4445" b="635"/>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0450" cy="191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3F6907" w14:textId="77777777" w:rsidR="0098636F" w:rsidRDefault="00CC7689">
                          <w:pPr>
                            <w:spacing w:before="16"/>
                            <w:ind w:left="20"/>
                            <w:rPr>
                              <w:i/>
                            </w:rPr>
                          </w:pPr>
                          <w:r>
                            <w:rPr>
                              <w:i/>
                            </w:rPr>
                            <w:t>Extended Synopsis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C19433" id="Text Box 3" o:spid="_x0000_s1074" type="#_x0000_t202" style="position:absolute;margin-left:454.65pt;margin-top:759.65pt;width:83.5pt;height:15.05pt;z-index:-18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" filled="f" stroked="f">
              <v:textbox inset="0,0,0,0">
                <w:txbxContent>
                  <w:p w14:paraId="493F6907" w14:textId="77777777" w:rsidR="0098636F" w:rsidRDefault="00CC7689">
                    <w:pPr>
                      <w:spacing w:before="16"/>
                      <w:ind w:left="20"/>
                      <w:rPr>
                        <w:i/>
                      </w:rPr>
                    </w:pPr>
                    <w:r>
                      <w:rPr>
                        <w:i/>
                      </w:rPr>
                      <w:t>Extended Synopsis</w:t>
                    </w: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95EDFB" w14:textId="3A9F6E18" w:rsidR="0098636F" w:rsidRDefault="00751056">
    <w:pPr>
      <w:pStyle w:val="BodyText"/>
      <w:spacing w:before="0" w:line="14" w:lineRule="auto"/>
      <w:ind w:left="0"/>
      <w:rPr>
        <w:sz w:val="20"/>
      </w:rPr>
    </w:pPr>
    <w:r>
      <w:rPr>
        <w:noProof/>
        <w:lang w:val="en-GB" w:eastAsia="en-GB"/>
      </w:rPr>
      <mc:AlternateContent>
        <mc:Choice Requires="wps">
          <w:drawing>
            <wp:anchor distT="0" distB="0" distL="114300" distR="114300" simplePos="0" relativeHeight="503297720" behindDoc="1" locked="0" layoutInCell="1" allowOverlap="1" wp14:anchorId="1D5F0E5E" wp14:editId="5B3FD371">
              <wp:simplePos x="0" y="0"/>
              <wp:positionH relativeFrom="page">
                <wp:posOffset>725170</wp:posOffset>
              </wp:positionH>
              <wp:positionV relativeFrom="page">
                <wp:posOffset>9647555</wp:posOffset>
              </wp:positionV>
              <wp:extent cx="918210" cy="191135"/>
              <wp:effectExtent l="1270" t="0" r="4445" b="635"/>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8210" cy="191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244E8F" w14:textId="77777777" w:rsidR="0098636F" w:rsidRDefault="00CC7689">
                          <w:pPr>
                            <w:spacing w:before="16"/>
                            <w:ind w:left="20"/>
                            <w:rPr>
                              <w:i/>
                            </w:rPr>
                          </w:pPr>
                          <w:r>
                            <w:rPr>
                              <w:i/>
                            </w:rPr>
                            <w:t>ERC-2018-CoG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D5F0E5E" id="_x0000_t202" coordsize="21600,21600" o:spt="202" path="m,l,21600r21600,l21600,xe">
              <v:stroke joinstyle="miter"/>
              <v:path gradientshapeok="t" o:connecttype="rect"/>
            </v:shapetype>
            <v:shape id="Text Box 2" o:spid="_x0000_s1075" type="#_x0000_t202" style="position:absolute;margin-left:57.1pt;margin-top:759.65pt;width:72.3pt;height:15.05pt;z-index:-18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" filled="f" stroked="f">
              <v:textbox inset="0,0,0,0">
                <w:txbxContent>
                  <w:p w14:paraId="2B244E8F" w14:textId="77777777" w:rsidR="0098636F" w:rsidRDefault="00CC7689">
                    <w:pPr>
                      <w:spacing w:before="16"/>
                      <w:ind w:left="20"/>
                      <w:rPr>
                        <w:i/>
                      </w:rPr>
                    </w:pPr>
                    <w:r>
                      <w:rPr>
                        <w:i/>
                      </w:rPr>
                      <w:t>ERC-2018-CoG</w:t>
                    </w:r>
                  </w:p>
                </w:txbxContent>
              </v:textbox>
              <w10:wrap anchorx="page" anchory="page"/>
            </v:shape>
          </w:pict>
        </mc:Fallback>
      </mc:AlternateContent>
    </w:r>
    <w:r>
      <w:rPr>
        <w:noProof/>
        <w:lang w:val="en-GB" w:eastAsia="en-GB"/>
      </w:rPr>
      <mc:AlternateContent>
        <mc:Choice Requires="wps">
          <w:drawing>
            <wp:anchor distT="0" distB="0" distL="114300" distR="114300" simplePos="0" relativeHeight="503297744" behindDoc="1" locked="0" layoutInCell="1" allowOverlap="1" wp14:anchorId="62B6FB92" wp14:editId="685662FA">
              <wp:simplePos x="0" y="0"/>
              <wp:positionH relativeFrom="page">
                <wp:posOffset>5774055</wp:posOffset>
              </wp:positionH>
              <wp:positionV relativeFrom="page">
                <wp:posOffset>9647555</wp:posOffset>
              </wp:positionV>
              <wp:extent cx="1061085" cy="191135"/>
              <wp:effectExtent l="1905" t="0" r="3810" b="635"/>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1085" cy="191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0FF04B" w14:textId="77777777" w:rsidR="0098636F" w:rsidRDefault="00CC7689">
                          <w:pPr>
                            <w:spacing w:before="16"/>
                            <w:ind w:left="20"/>
                            <w:rPr>
                              <w:i/>
                            </w:rPr>
                          </w:pPr>
                          <w:r>
                            <w:rPr>
                              <w:i/>
                            </w:rPr>
                            <w:t>Extended Synopsis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B6FB92" id="Text Box 1" o:spid="_x0000_s1076" type="#_x0000_t202" style="position:absolute;margin-left:454.65pt;margin-top:759.65pt;width:83.55pt;height:15.05pt;z-index:-18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" filled="f" stroked="f">
              <v:textbox inset="0,0,0,0">
                <w:txbxContent>
                  <w:p w14:paraId="680FF04B" w14:textId="77777777" w:rsidR="0098636F" w:rsidRDefault="00CC7689">
                    <w:pPr>
                      <w:spacing w:before="16"/>
                      <w:ind w:left="20"/>
                      <w:rPr>
                        <w:i/>
                      </w:rPr>
                    </w:pPr>
                    <w:r>
                      <w:rPr>
                        <w:i/>
                      </w:rPr>
                      <w:t>Extended Synopsis</w:t>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1D2B095" w14:textId="77777777" w:rsidR="00274281" w:rsidRDefault="00CC7689">
      <w:r>
        <w:separator/>
      </w:r>
    </w:p>
  </w:footnote>
  <w:footnote w:type="continuationSeparator" w:id="0">
    <w:p w14:paraId="14F31F18" w14:textId="77777777" w:rsidR="00274281" w:rsidRDefault="00CC768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65866F" w14:textId="12067CF0" w:rsidR="0098636F" w:rsidRDefault="00751056">
    <w:pPr>
      <w:pStyle w:val="BodyText"/>
      <w:spacing w:before="0" w:line="14" w:lineRule="auto"/>
      <w:ind w:left="0"/>
      <w:rPr>
        <w:sz w:val="20"/>
      </w:rPr>
    </w:pPr>
    <w:r>
      <w:rPr>
        <w:noProof/>
        <w:lang w:val="en-GB" w:eastAsia="en-GB"/>
      </w:rPr>
      <mc:AlternateContent>
        <mc:Choice Requires="wps">
          <w:drawing>
            <wp:anchor distT="0" distB="0" distL="114300" distR="114300" simplePos="0" relativeHeight="503297576" behindDoc="1" locked="0" layoutInCell="1" allowOverlap="1" wp14:anchorId="64369459" wp14:editId="6F4054EA">
              <wp:simplePos x="0" y="0"/>
              <wp:positionH relativeFrom="page">
                <wp:posOffset>737870</wp:posOffset>
              </wp:positionH>
              <wp:positionV relativeFrom="page">
                <wp:posOffset>444500</wp:posOffset>
              </wp:positionV>
              <wp:extent cx="6083935" cy="0"/>
              <wp:effectExtent l="13970" t="6350" r="7620" b="12700"/>
              <wp:wrapNone/>
              <wp:docPr id="16"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83935"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C6F9B5" id="Line 8" o:spid="_x0000_s1026" style="position:absolute;z-index:-18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1pt,35pt" to="537.15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" strokeweight=".14042mm">
              <w10:wrap anchorx="page" anchory="page"/>
            </v:line>
          </w:pict>
        </mc:Fallback>
      </mc:AlternateContent>
    </w:r>
    <w:r>
      <w:rPr>
        <w:noProof/>
        <w:lang w:val="en-GB" w:eastAsia="en-GB"/>
      </w:rPr>
      <mc:AlternateContent>
        <mc:Choice Requires="wps">
          <w:drawing>
            <wp:anchor distT="0" distB="0" distL="114300" distR="114300" simplePos="0" relativeHeight="503297600" behindDoc="1" locked="0" layoutInCell="1" allowOverlap="1" wp14:anchorId="1CE60149" wp14:editId="10626698">
              <wp:simplePos x="0" y="0"/>
              <wp:positionH relativeFrom="page">
                <wp:posOffset>725170</wp:posOffset>
              </wp:positionH>
              <wp:positionV relativeFrom="page">
                <wp:posOffset>249555</wp:posOffset>
              </wp:positionV>
              <wp:extent cx="287655" cy="191135"/>
              <wp:effectExtent l="1270" t="1905" r="0" b="0"/>
              <wp:wrapNone/>
              <wp:docPr id="1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655" cy="191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F6ECE5" w14:textId="77777777" w:rsidR="0098636F" w:rsidRDefault="00CC7689">
                          <w:pPr>
                            <w:spacing w:before="16"/>
                            <w:ind w:left="20"/>
                            <w:rPr>
                              <w:i/>
                            </w:rPr>
                          </w:pPr>
                          <w:r>
                            <w:rPr>
                              <w:i/>
                            </w:rPr>
                            <w:t>Ross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CE60149" id="_x0000_t202" coordsize="21600,21600" o:spt="202" path="m,l,21600r21600,l21600,xe">
              <v:stroke joinstyle="miter"/>
              <v:path gradientshapeok="t" o:connecttype="rect"/>
            </v:shapetype>
            <v:shape id="Text Box 7" o:spid="_x0000_s1070" type="#_x0000_t202" style="position:absolute;margin-left:57.1pt;margin-top:19.65pt;width:22.65pt;height:15.05pt;z-index:-18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" filled="f" stroked="f">
              <v:textbox inset="0,0,0,0">
                <w:txbxContent>
                  <w:p w14:paraId="03F6ECE5" w14:textId="77777777" w:rsidR="0098636F" w:rsidRDefault="00CC7689">
                    <w:pPr>
                      <w:spacing w:before="16"/>
                      <w:ind w:left="20"/>
                      <w:rPr>
                        <w:i/>
                      </w:rPr>
                    </w:pPr>
                    <w:r>
                      <w:rPr>
                        <w:i/>
                      </w:rPr>
                      <w:t>Ross</w:t>
                    </w:r>
                  </w:p>
                </w:txbxContent>
              </v:textbox>
              <w10:wrap anchorx="page" anchory="page"/>
            </v:shape>
          </w:pict>
        </mc:Fallback>
      </mc:AlternateContent>
    </w:r>
    <w:r>
      <w:rPr>
        <w:noProof/>
        <w:lang w:val="en-GB" w:eastAsia="en-GB"/>
      </w:rPr>
      <mc:AlternateContent>
        <mc:Choice Requires="wps">
          <w:drawing>
            <wp:anchor distT="0" distB="0" distL="114300" distR="114300" simplePos="0" relativeHeight="503297624" behindDoc="1" locked="0" layoutInCell="1" allowOverlap="1" wp14:anchorId="3ECC1706" wp14:editId="7E540FF7">
              <wp:simplePos x="0" y="0"/>
              <wp:positionH relativeFrom="page">
                <wp:posOffset>6391910</wp:posOffset>
              </wp:positionH>
              <wp:positionV relativeFrom="page">
                <wp:posOffset>249555</wp:posOffset>
              </wp:positionV>
              <wp:extent cx="443230" cy="192405"/>
              <wp:effectExtent l="635" t="1905" r="3810" b="0"/>
              <wp:wrapNone/>
              <wp:docPr id="12"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230" cy="192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FFC809" w14:textId="77777777" w:rsidR="0098636F" w:rsidRDefault="00CC7689">
                          <w:pPr>
                            <w:pStyle w:val="BodyText"/>
                            <w:spacing w:before="16"/>
                            <w:ind w:left="20"/>
                          </w:pPr>
                          <w:r>
                            <w:t>Part B1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CC1706" id="Text Box 6" o:spid="_x0000_s1071" type="#_x0000_t202" style="position:absolute;margin-left:503.3pt;margin-top:19.65pt;width:34.9pt;height:15.15pt;z-index:-18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" filled="f" stroked="f">
              <v:textbox inset="0,0,0,0">
                <w:txbxContent>
                  <w:p w14:paraId="70FFC809" w14:textId="77777777" w:rsidR="0098636F" w:rsidRDefault="00CC7689">
                    <w:pPr>
                      <w:pStyle w:val="BodyText"/>
                      <w:spacing w:before="16"/>
                      <w:ind w:left="20"/>
                    </w:pPr>
                    <w:r>
                      <w:t>Part B1</w:t>
                    </w:r>
                  </w:p>
                </w:txbxContent>
              </v:textbox>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F450028"/>
    <w:multiLevelType w:val="hybridMultilevel"/>
    <w:tmpl w:val="55DA21A6"/>
    <w:lvl w:ilvl="0" w:tplc="33E8B466">
      <w:numFmt w:val="bullet"/>
      <w:lvlText w:val="✓"/>
      <w:lvlJc w:val="left"/>
      <w:pPr>
        <w:ind w:left="276" w:hanging="217"/>
      </w:pPr>
      <w:rPr>
        <w:rFonts w:hint="default"/>
        <w:b/>
        <w:bCs/>
        <w:w w:val="77"/>
      </w:rPr>
    </w:lvl>
    <w:lvl w:ilvl="1" w:tplc="525E452C">
      <w:numFmt w:val="bullet"/>
      <w:lvlText w:val="•"/>
      <w:lvlJc w:val="left"/>
      <w:pPr>
        <w:ind w:left="641" w:hanging="217"/>
      </w:pPr>
      <w:rPr>
        <w:rFonts w:hint="default"/>
      </w:rPr>
    </w:lvl>
    <w:lvl w:ilvl="2" w:tplc="2348F0DA">
      <w:numFmt w:val="bullet"/>
      <w:lvlText w:val="•"/>
      <w:lvlJc w:val="left"/>
      <w:pPr>
        <w:ind w:left="1003" w:hanging="217"/>
      </w:pPr>
      <w:rPr>
        <w:rFonts w:hint="default"/>
      </w:rPr>
    </w:lvl>
    <w:lvl w:ilvl="3" w:tplc="95F0B534">
      <w:numFmt w:val="bullet"/>
      <w:lvlText w:val="•"/>
      <w:lvlJc w:val="left"/>
      <w:pPr>
        <w:ind w:left="1365" w:hanging="217"/>
      </w:pPr>
      <w:rPr>
        <w:rFonts w:hint="default"/>
      </w:rPr>
    </w:lvl>
    <w:lvl w:ilvl="4" w:tplc="F98C0BBE">
      <w:numFmt w:val="bullet"/>
      <w:lvlText w:val="•"/>
      <w:lvlJc w:val="left"/>
      <w:pPr>
        <w:ind w:left="1727" w:hanging="217"/>
      </w:pPr>
      <w:rPr>
        <w:rFonts w:hint="default"/>
      </w:rPr>
    </w:lvl>
    <w:lvl w:ilvl="5" w:tplc="F2D2E8FE">
      <w:numFmt w:val="bullet"/>
      <w:lvlText w:val="•"/>
      <w:lvlJc w:val="left"/>
      <w:pPr>
        <w:ind w:left="2089" w:hanging="217"/>
      </w:pPr>
      <w:rPr>
        <w:rFonts w:hint="default"/>
      </w:rPr>
    </w:lvl>
    <w:lvl w:ilvl="6" w:tplc="1E0C1B42">
      <w:numFmt w:val="bullet"/>
      <w:lvlText w:val="•"/>
      <w:lvlJc w:val="left"/>
      <w:pPr>
        <w:ind w:left="2451" w:hanging="217"/>
      </w:pPr>
      <w:rPr>
        <w:rFonts w:hint="default"/>
      </w:rPr>
    </w:lvl>
    <w:lvl w:ilvl="7" w:tplc="2F647430">
      <w:numFmt w:val="bullet"/>
      <w:lvlText w:val="•"/>
      <w:lvlJc w:val="left"/>
      <w:pPr>
        <w:ind w:left="2813" w:hanging="217"/>
      </w:pPr>
      <w:rPr>
        <w:rFonts w:hint="default"/>
      </w:rPr>
    </w:lvl>
    <w:lvl w:ilvl="8" w:tplc="E9C0F9F4">
      <w:numFmt w:val="bullet"/>
      <w:lvlText w:val="•"/>
      <w:lvlJc w:val="left"/>
      <w:pPr>
        <w:ind w:left="3175" w:hanging="217"/>
      </w:pPr>
      <w:rPr>
        <w:rFonts w:hint="default"/>
      </w:rPr>
    </w:lvl>
  </w:abstractNum>
  <w:abstractNum w:abstractNumId="1" w15:restartNumberingAfterBreak="0">
    <w:nsid w:val="1F471529"/>
    <w:multiLevelType w:val="hybridMultilevel"/>
    <w:tmpl w:val="08669F24"/>
    <w:lvl w:ilvl="0" w:tplc="DA802346">
      <w:start w:val="1"/>
      <w:numFmt w:val="decimal"/>
      <w:lvlText w:val="%1."/>
      <w:lvlJc w:val="left"/>
      <w:pPr>
        <w:ind w:left="415" w:hanging="254"/>
        <w:jc w:val="left"/>
      </w:pPr>
      <w:rPr>
        <w:rFonts w:ascii="Times New Roman" w:eastAsia="Times New Roman" w:hAnsi="Times New Roman" w:cs="Times New Roman" w:hint="default"/>
        <w:b/>
        <w:bCs/>
        <w:color w:val="00A2E3"/>
        <w:w w:val="99"/>
        <w:sz w:val="24"/>
        <w:szCs w:val="24"/>
      </w:rPr>
    </w:lvl>
    <w:lvl w:ilvl="1" w:tplc="A8A8C6B8">
      <w:numFmt w:val="bullet"/>
      <w:lvlText w:val="•"/>
      <w:lvlJc w:val="left"/>
      <w:pPr>
        <w:ind w:left="1362" w:hanging="254"/>
      </w:pPr>
      <w:rPr>
        <w:rFonts w:hint="default"/>
      </w:rPr>
    </w:lvl>
    <w:lvl w:ilvl="2" w:tplc="121279EA">
      <w:numFmt w:val="bullet"/>
      <w:lvlText w:val="•"/>
      <w:lvlJc w:val="left"/>
      <w:pPr>
        <w:ind w:left="2305" w:hanging="254"/>
      </w:pPr>
      <w:rPr>
        <w:rFonts w:hint="default"/>
      </w:rPr>
    </w:lvl>
    <w:lvl w:ilvl="3" w:tplc="84345226">
      <w:numFmt w:val="bullet"/>
      <w:lvlText w:val="•"/>
      <w:lvlJc w:val="left"/>
      <w:pPr>
        <w:ind w:left="3247" w:hanging="254"/>
      </w:pPr>
      <w:rPr>
        <w:rFonts w:hint="default"/>
      </w:rPr>
    </w:lvl>
    <w:lvl w:ilvl="4" w:tplc="144AB7D6">
      <w:numFmt w:val="bullet"/>
      <w:lvlText w:val="•"/>
      <w:lvlJc w:val="left"/>
      <w:pPr>
        <w:ind w:left="4190" w:hanging="254"/>
      </w:pPr>
      <w:rPr>
        <w:rFonts w:hint="default"/>
      </w:rPr>
    </w:lvl>
    <w:lvl w:ilvl="5" w:tplc="2506BF7C">
      <w:numFmt w:val="bullet"/>
      <w:lvlText w:val="•"/>
      <w:lvlJc w:val="left"/>
      <w:pPr>
        <w:ind w:left="5132" w:hanging="254"/>
      </w:pPr>
      <w:rPr>
        <w:rFonts w:hint="default"/>
      </w:rPr>
    </w:lvl>
    <w:lvl w:ilvl="6" w:tplc="ACC0BC6E">
      <w:numFmt w:val="bullet"/>
      <w:lvlText w:val="•"/>
      <w:lvlJc w:val="left"/>
      <w:pPr>
        <w:ind w:left="6075" w:hanging="254"/>
      </w:pPr>
      <w:rPr>
        <w:rFonts w:hint="default"/>
      </w:rPr>
    </w:lvl>
    <w:lvl w:ilvl="7" w:tplc="3CAAA57C">
      <w:numFmt w:val="bullet"/>
      <w:lvlText w:val="•"/>
      <w:lvlJc w:val="left"/>
      <w:pPr>
        <w:ind w:left="7017" w:hanging="254"/>
      </w:pPr>
      <w:rPr>
        <w:rFonts w:hint="default"/>
      </w:rPr>
    </w:lvl>
    <w:lvl w:ilvl="8" w:tplc="3136545C">
      <w:numFmt w:val="bullet"/>
      <w:lvlText w:val="•"/>
      <w:lvlJc w:val="left"/>
      <w:pPr>
        <w:ind w:left="7960" w:hanging="254"/>
      </w:pPr>
      <w:rPr>
        <w:rFonts w:hint="default"/>
      </w:rPr>
    </w:lvl>
  </w:abstractNum>
  <w:abstractNum w:abstractNumId="2" w15:restartNumberingAfterBreak="0">
    <w:nsid w:val="4C202B29"/>
    <w:multiLevelType w:val="hybridMultilevel"/>
    <w:tmpl w:val="202CA2BE"/>
    <w:lvl w:ilvl="0" w:tplc="FEAA435C">
      <w:numFmt w:val="bullet"/>
      <w:lvlText w:val="✓"/>
      <w:lvlJc w:val="left"/>
      <w:pPr>
        <w:ind w:left="156" w:hanging="157"/>
      </w:pPr>
      <w:rPr>
        <w:rFonts w:ascii="Meiryo UI" w:eastAsia="Meiryo UI" w:hAnsi="Meiryo UI" w:cs="Meiryo UI" w:hint="default"/>
        <w:b/>
        <w:bCs/>
        <w:color w:val="535353"/>
        <w:w w:val="77"/>
        <w:sz w:val="18"/>
        <w:szCs w:val="18"/>
      </w:rPr>
    </w:lvl>
    <w:lvl w:ilvl="1" w:tplc="AE5A2366">
      <w:numFmt w:val="bullet"/>
      <w:lvlText w:val="*"/>
      <w:lvlJc w:val="left"/>
      <w:pPr>
        <w:ind w:left="296" w:hanging="176"/>
      </w:pPr>
      <w:rPr>
        <w:rFonts w:ascii="Trebuchet MS" w:eastAsia="Trebuchet MS" w:hAnsi="Trebuchet MS" w:cs="Trebuchet MS" w:hint="default"/>
        <w:b/>
        <w:bCs/>
        <w:color w:val="535353"/>
        <w:w w:val="132"/>
        <w:sz w:val="20"/>
        <w:szCs w:val="20"/>
      </w:rPr>
    </w:lvl>
    <w:lvl w:ilvl="2" w:tplc="4210D1AE">
      <w:numFmt w:val="bullet"/>
      <w:lvlText w:val="•"/>
      <w:lvlJc w:val="left"/>
      <w:pPr>
        <w:ind w:left="699" w:hanging="176"/>
      </w:pPr>
      <w:rPr>
        <w:rFonts w:hint="default"/>
      </w:rPr>
    </w:lvl>
    <w:lvl w:ilvl="3" w:tplc="8AD0BB1C">
      <w:numFmt w:val="bullet"/>
      <w:lvlText w:val="•"/>
      <w:lvlJc w:val="left"/>
      <w:pPr>
        <w:ind w:left="1099" w:hanging="176"/>
      </w:pPr>
      <w:rPr>
        <w:rFonts w:hint="default"/>
      </w:rPr>
    </w:lvl>
    <w:lvl w:ilvl="4" w:tplc="A4002042">
      <w:numFmt w:val="bullet"/>
      <w:lvlText w:val="•"/>
      <w:lvlJc w:val="left"/>
      <w:pPr>
        <w:ind w:left="1499" w:hanging="176"/>
      </w:pPr>
      <w:rPr>
        <w:rFonts w:hint="default"/>
      </w:rPr>
    </w:lvl>
    <w:lvl w:ilvl="5" w:tplc="DAA8E034">
      <w:numFmt w:val="bullet"/>
      <w:lvlText w:val="•"/>
      <w:lvlJc w:val="left"/>
      <w:pPr>
        <w:ind w:left="1899" w:hanging="176"/>
      </w:pPr>
      <w:rPr>
        <w:rFonts w:hint="default"/>
      </w:rPr>
    </w:lvl>
    <w:lvl w:ilvl="6" w:tplc="AF84D4CA">
      <w:numFmt w:val="bullet"/>
      <w:lvlText w:val="•"/>
      <w:lvlJc w:val="left"/>
      <w:pPr>
        <w:ind w:left="2299" w:hanging="176"/>
      </w:pPr>
      <w:rPr>
        <w:rFonts w:hint="default"/>
      </w:rPr>
    </w:lvl>
    <w:lvl w:ilvl="7" w:tplc="D4AA3F44">
      <w:numFmt w:val="bullet"/>
      <w:lvlText w:val="•"/>
      <w:lvlJc w:val="left"/>
      <w:pPr>
        <w:ind w:left="2699" w:hanging="176"/>
      </w:pPr>
      <w:rPr>
        <w:rFonts w:hint="default"/>
      </w:rPr>
    </w:lvl>
    <w:lvl w:ilvl="8" w:tplc="9C422D74">
      <w:numFmt w:val="bullet"/>
      <w:lvlText w:val="•"/>
      <w:lvlJc w:val="left"/>
      <w:pPr>
        <w:ind w:left="3099" w:hanging="176"/>
      </w:pPr>
      <w:rPr>
        <w:rFonts w:hint="default"/>
      </w:rPr>
    </w:lvl>
  </w:abstractNum>
  <w:abstractNum w:abstractNumId="3" w15:restartNumberingAfterBreak="0">
    <w:nsid w:val="68357F0F"/>
    <w:multiLevelType w:val="hybridMultilevel"/>
    <w:tmpl w:val="568CB4BE"/>
    <w:lvl w:ilvl="0" w:tplc="792CFADC">
      <w:start w:val="1"/>
      <w:numFmt w:val="lowerLetter"/>
      <w:lvlText w:val="%1."/>
      <w:lvlJc w:val="left"/>
      <w:pPr>
        <w:ind w:left="393" w:hanging="232"/>
        <w:jc w:val="left"/>
      </w:pPr>
      <w:rPr>
        <w:rFonts w:ascii="Times New Roman" w:eastAsia="Times New Roman" w:hAnsi="Times New Roman" w:cs="Times New Roman" w:hint="default"/>
        <w:b/>
        <w:bCs/>
        <w:color w:val="00A2E3"/>
        <w:w w:val="99"/>
        <w:sz w:val="22"/>
        <w:szCs w:val="22"/>
      </w:rPr>
    </w:lvl>
    <w:lvl w:ilvl="1" w:tplc="4F388332">
      <w:start w:val="1"/>
      <w:numFmt w:val="decimal"/>
      <w:lvlText w:val="%2."/>
      <w:lvlJc w:val="left"/>
      <w:pPr>
        <w:ind w:left="707" w:hanging="273"/>
        <w:jc w:val="left"/>
      </w:pPr>
      <w:rPr>
        <w:rFonts w:ascii="Times New Roman" w:eastAsia="Times New Roman" w:hAnsi="Times New Roman" w:cs="Times New Roman" w:hint="default"/>
        <w:w w:val="99"/>
        <w:sz w:val="22"/>
        <w:szCs w:val="22"/>
      </w:rPr>
    </w:lvl>
    <w:lvl w:ilvl="2" w:tplc="B3EA93FC">
      <w:numFmt w:val="bullet"/>
      <w:lvlText w:val="•"/>
      <w:lvlJc w:val="left"/>
      <w:pPr>
        <w:ind w:left="1716" w:hanging="273"/>
      </w:pPr>
      <w:rPr>
        <w:rFonts w:hint="default"/>
      </w:rPr>
    </w:lvl>
    <w:lvl w:ilvl="3" w:tplc="D08C1104">
      <w:numFmt w:val="bullet"/>
      <w:lvlText w:val="•"/>
      <w:lvlJc w:val="left"/>
      <w:pPr>
        <w:ind w:left="2732" w:hanging="273"/>
      </w:pPr>
      <w:rPr>
        <w:rFonts w:hint="default"/>
      </w:rPr>
    </w:lvl>
    <w:lvl w:ilvl="4" w:tplc="1032C912">
      <w:numFmt w:val="bullet"/>
      <w:lvlText w:val="•"/>
      <w:lvlJc w:val="left"/>
      <w:pPr>
        <w:ind w:left="3748" w:hanging="273"/>
      </w:pPr>
      <w:rPr>
        <w:rFonts w:hint="default"/>
      </w:rPr>
    </w:lvl>
    <w:lvl w:ilvl="5" w:tplc="639CD062">
      <w:numFmt w:val="bullet"/>
      <w:lvlText w:val="•"/>
      <w:lvlJc w:val="left"/>
      <w:pPr>
        <w:ind w:left="4764" w:hanging="273"/>
      </w:pPr>
      <w:rPr>
        <w:rFonts w:hint="default"/>
      </w:rPr>
    </w:lvl>
    <w:lvl w:ilvl="6" w:tplc="BF5A9212">
      <w:numFmt w:val="bullet"/>
      <w:lvlText w:val="•"/>
      <w:lvlJc w:val="left"/>
      <w:pPr>
        <w:ind w:left="5780" w:hanging="273"/>
      </w:pPr>
      <w:rPr>
        <w:rFonts w:hint="default"/>
      </w:rPr>
    </w:lvl>
    <w:lvl w:ilvl="7" w:tplc="3E28F4AA">
      <w:numFmt w:val="bullet"/>
      <w:lvlText w:val="•"/>
      <w:lvlJc w:val="left"/>
      <w:pPr>
        <w:ind w:left="6797" w:hanging="273"/>
      </w:pPr>
      <w:rPr>
        <w:rFonts w:hint="default"/>
      </w:rPr>
    </w:lvl>
    <w:lvl w:ilvl="8" w:tplc="D72AE672">
      <w:numFmt w:val="bullet"/>
      <w:lvlText w:val="•"/>
      <w:lvlJc w:val="left"/>
      <w:pPr>
        <w:ind w:left="7813" w:hanging="273"/>
      </w:pPr>
      <w:rPr>
        <w:rFonts w:hint="default"/>
      </w:rPr>
    </w:lvl>
  </w:abstractNum>
  <w:num w:numId="1">
    <w:abstractNumId w:val="0"/>
  </w:num>
  <w:num w:numId="2">
    <w:abstractNumId w:val="2"/>
  </w:num>
  <w:num w:numId="3">
    <w:abstractNumId w:val="1"/>
  </w:num>
  <w:num w:numId="4">
    <w:abstractNumId w:val="3"/>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ora">
    <w15:presenceInfo w15:providerId="None" w15:userId="Dora"/>
  </w15:person>
  <w15:person w15:author="Eirini">
    <w15:presenceInfo w15:providerId="None" w15:userId="Eirin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trackRevisions/>
  <w:defaultTabStop w:val="720"/>
  <w:drawingGridHorizontalSpacing w:val="110"/>
  <w:displayHorizontalDrawingGridEvery w:val="2"/>
  <w:characterSpacingControl w:val="doNotCompress"/>
  <w:hdrShapeDefaults>
    <o:shapedefaults v:ext="edit" spidmax="4097"/>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636F"/>
    <w:rsid w:val="00274281"/>
    <w:rsid w:val="003027D3"/>
    <w:rsid w:val="004767A3"/>
    <w:rsid w:val="00665643"/>
    <w:rsid w:val="006820F1"/>
    <w:rsid w:val="00751056"/>
    <w:rsid w:val="0098636F"/>
    <w:rsid w:val="00A81420"/>
    <w:rsid w:val="00B56F8E"/>
    <w:rsid w:val="00C02216"/>
    <w:rsid w:val="00CC7689"/>
    <w:rsid w:val="00CD1F3B"/>
    <w:rsid w:val="00D778A5"/>
    <w:rsid w:val="00E746C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7D08E4E8"/>
  <w15:docId w15:val="{27487576-1C79-439C-AFB2-427B62FC4B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415" w:hanging="253"/>
      <w:jc w:val="both"/>
      <w:outlineLvl w:val="0"/>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spacing w:before="18"/>
      <w:ind w:left="162"/>
    </w:pPr>
  </w:style>
  <w:style w:type="paragraph" w:styleId="ListParagraph">
    <w:name w:val="List Paragraph"/>
    <w:basedOn w:val="Normal"/>
    <w:uiPriority w:val="1"/>
    <w:qFormat/>
    <w:pPr>
      <w:ind w:left="707" w:hanging="273"/>
    </w:pPr>
  </w:style>
  <w:style w:type="paragraph" w:customStyle="1" w:styleId="TableParagraph">
    <w:name w:val="Table Paragraph"/>
    <w:basedOn w:val="Normal"/>
    <w:uiPriority w:val="1"/>
    <w:qFormat/>
    <w:rPr>
      <w:rFonts w:ascii="Arial Narrow" w:eastAsia="Arial Narrow" w:hAnsi="Arial Narrow" w:cs="Arial Narrow"/>
    </w:rPr>
  </w:style>
  <w:style w:type="paragraph" w:styleId="Header">
    <w:name w:val="header"/>
    <w:basedOn w:val="Normal"/>
    <w:link w:val="HeaderChar"/>
    <w:uiPriority w:val="99"/>
    <w:unhideWhenUsed/>
    <w:rsid w:val="00751056"/>
    <w:pPr>
      <w:tabs>
        <w:tab w:val="center" w:pos="4513"/>
        <w:tab w:val="right" w:pos="9026"/>
      </w:tabs>
    </w:pPr>
  </w:style>
  <w:style w:type="character" w:customStyle="1" w:styleId="HeaderChar">
    <w:name w:val="Header Char"/>
    <w:basedOn w:val="DefaultParagraphFont"/>
    <w:link w:val="Header"/>
    <w:uiPriority w:val="99"/>
    <w:rsid w:val="00751056"/>
    <w:rPr>
      <w:rFonts w:ascii="Times New Roman" w:eastAsia="Times New Roman" w:hAnsi="Times New Roman" w:cs="Times New Roman"/>
    </w:rPr>
  </w:style>
  <w:style w:type="paragraph" w:styleId="Footer">
    <w:name w:val="footer"/>
    <w:basedOn w:val="Normal"/>
    <w:link w:val="FooterChar"/>
    <w:uiPriority w:val="99"/>
    <w:unhideWhenUsed/>
    <w:rsid w:val="00751056"/>
    <w:pPr>
      <w:tabs>
        <w:tab w:val="center" w:pos="4513"/>
        <w:tab w:val="right" w:pos="9026"/>
      </w:tabs>
    </w:pPr>
  </w:style>
  <w:style w:type="character" w:customStyle="1" w:styleId="FooterChar">
    <w:name w:val="Footer Char"/>
    <w:basedOn w:val="DefaultParagraphFont"/>
    <w:link w:val="Footer"/>
    <w:uiPriority w:val="99"/>
    <w:rsid w:val="00751056"/>
    <w:rPr>
      <w:rFonts w:ascii="Times New Roman" w:eastAsia="Times New Roman" w:hAnsi="Times New Roman" w:cs="Times New Roman"/>
    </w:rPr>
  </w:style>
  <w:style w:type="character" w:styleId="CommentReference">
    <w:name w:val="annotation reference"/>
    <w:basedOn w:val="DefaultParagraphFont"/>
    <w:uiPriority w:val="99"/>
    <w:semiHidden/>
    <w:unhideWhenUsed/>
    <w:rsid w:val="00751056"/>
    <w:rPr>
      <w:sz w:val="16"/>
      <w:szCs w:val="16"/>
    </w:rPr>
  </w:style>
  <w:style w:type="paragraph" w:styleId="CommentText">
    <w:name w:val="annotation text"/>
    <w:basedOn w:val="Normal"/>
    <w:link w:val="CommentTextChar"/>
    <w:uiPriority w:val="99"/>
    <w:semiHidden/>
    <w:unhideWhenUsed/>
    <w:rsid w:val="00751056"/>
    <w:rPr>
      <w:sz w:val="20"/>
      <w:szCs w:val="20"/>
    </w:rPr>
  </w:style>
  <w:style w:type="character" w:customStyle="1" w:styleId="CommentTextChar">
    <w:name w:val="Comment Text Char"/>
    <w:basedOn w:val="DefaultParagraphFont"/>
    <w:link w:val="CommentText"/>
    <w:uiPriority w:val="99"/>
    <w:semiHidden/>
    <w:rsid w:val="00751056"/>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751056"/>
    <w:rPr>
      <w:b/>
      <w:bCs/>
    </w:rPr>
  </w:style>
  <w:style w:type="character" w:customStyle="1" w:styleId="CommentSubjectChar">
    <w:name w:val="Comment Subject Char"/>
    <w:basedOn w:val="CommentTextChar"/>
    <w:link w:val="CommentSubject"/>
    <w:uiPriority w:val="99"/>
    <w:semiHidden/>
    <w:rsid w:val="00751056"/>
    <w:rPr>
      <w:rFonts w:ascii="Times New Roman" w:eastAsia="Times New Roman" w:hAnsi="Times New Roman" w:cs="Times New Roman"/>
      <w:b/>
      <w:bCs/>
      <w:sz w:val="20"/>
      <w:szCs w:val="20"/>
    </w:rPr>
  </w:style>
  <w:style w:type="paragraph" w:styleId="BalloonText">
    <w:name w:val="Balloon Text"/>
    <w:basedOn w:val="Normal"/>
    <w:link w:val="BalloonTextChar"/>
    <w:uiPriority w:val="99"/>
    <w:semiHidden/>
    <w:unhideWhenUsed/>
    <w:rsid w:val="0075105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51056"/>
    <w:rPr>
      <w:rFonts w:ascii="Segoe UI" w:eastAsia="Times New Roman"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6.png"/><Relationship Id="rId21" Type="http://schemas.openxmlformats.org/officeDocument/2006/relationships/image" Target="media/image9.jpeg"/><Relationship Id="rId34" Type="http://schemas.openxmlformats.org/officeDocument/2006/relationships/image" Target="media/image21.jpeg"/><Relationship Id="rId42" Type="http://schemas.openxmlformats.org/officeDocument/2006/relationships/image" Target="media/image29.jpeg"/><Relationship Id="rId47" Type="http://schemas.openxmlformats.org/officeDocument/2006/relationships/image" Target="media/image34.png"/><Relationship Id="rId50" Type="http://schemas.openxmlformats.org/officeDocument/2006/relationships/image" Target="media/image37.jpeg"/><Relationship Id="rId55" Type="http://schemas.openxmlformats.org/officeDocument/2006/relationships/image" Target="media/image42.jpeg"/><Relationship Id="rId63" Type="http://schemas.openxmlformats.org/officeDocument/2006/relationships/image" Target="media/image50.png"/><Relationship Id="rId68" Type="http://schemas.openxmlformats.org/officeDocument/2006/relationships/image" Target="media/image55.jpeg"/><Relationship Id="rId76" Type="http://schemas.openxmlformats.org/officeDocument/2006/relationships/image" Target="media/image63.png"/><Relationship Id="rId84" Type="http://schemas.openxmlformats.org/officeDocument/2006/relationships/hyperlink" Target="https://www.hartree.stfc.ac.uk/Pages/home.aspx" TargetMode="External"/><Relationship Id="rId7" Type="http://schemas.openxmlformats.org/officeDocument/2006/relationships/comments" Target="comments.xml"/><Relationship Id="rId71" Type="http://schemas.openxmlformats.org/officeDocument/2006/relationships/image" Target="media/image58.png"/><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jpeg"/><Relationship Id="rId45" Type="http://schemas.openxmlformats.org/officeDocument/2006/relationships/image" Target="media/image32.png"/><Relationship Id="rId53" Type="http://schemas.openxmlformats.org/officeDocument/2006/relationships/image" Target="media/image40.jpe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image" Target="media/image61.png"/><Relationship Id="rId79" Type="http://schemas.openxmlformats.org/officeDocument/2006/relationships/image" Target="media/image68.png"/><Relationship Id="rId87" Type="http://schemas.microsoft.com/office/2011/relationships/people" Target="people.xml"/><Relationship Id="rId5" Type="http://schemas.openxmlformats.org/officeDocument/2006/relationships/footnotes" Target="footnotes.xml"/><Relationship Id="rId61" Type="http://schemas.openxmlformats.org/officeDocument/2006/relationships/image" Target="media/image48.jpeg"/><Relationship Id="rId82" Type="http://schemas.openxmlformats.org/officeDocument/2006/relationships/image" Target="media/image71.png"/><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http://www.sdss.org/future/"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jpeg"/><Relationship Id="rId77" Type="http://schemas.openxmlformats.org/officeDocument/2006/relationships/image" Target="media/image66.png"/><Relationship Id="rId8" Type="http://schemas.microsoft.com/office/2011/relationships/commentsExtended" Target="commentsExtended.xml"/><Relationship Id="rId51" Type="http://schemas.openxmlformats.org/officeDocument/2006/relationships/image" Target="media/image38.png"/><Relationship Id="rId72" Type="http://schemas.openxmlformats.org/officeDocument/2006/relationships/image" Target="media/image59.png"/><Relationship Id="rId80" Type="http://schemas.openxmlformats.org/officeDocument/2006/relationships/image" Target="media/image69.png"/><Relationship Id="rId85" Type="http://schemas.openxmlformats.org/officeDocument/2006/relationships/footer" Target="footer2.xml"/><Relationship Id="rId3"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0.jpeg"/><Relationship Id="rId38" Type="http://schemas.openxmlformats.org/officeDocument/2006/relationships/image" Target="media/image25.jpeg"/><Relationship Id="rId46" Type="http://schemas.openxmlformats.org/officeDocument/2006/relationships/image" Target="media/image33.png"/><Relationship Id="rId59" Type="http://schemas.openxmlformats.org/officeDocument/2006/relationships/image" Target="media/image46.jpeg"/><Relationship Id="rId67" Type="http://schemas.openxmlformats.org/officeDocument/2006/relationships/image" Target="media/image54.png"/><Relationship Id="rId20" Type="http://schemas.openxmlformats.org/officeDocument/2006/relationships/image" Target="media/image9.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hyperlink" Target="https://www.ed.ac.uk/information-services/research-support/research-computing/ecdf" TargetMode="External"/><Relationship Id="rId88"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3.jpeg"/><Relationship Id="rId49" Type="http://schemas.openxmlformats.org/officeDocument/2006/relationships/image" Target="media/image36.jpeg"/><Relationship Id="rId57" Type="http://schemas.openxmlformats.org/officeDocument/2006/relationships/image" Target="media/image44.jpeg"/><Relationship Id="rId10" Type="http://schemas.openxmlformats.org/officeDocument/2006/relationships/header" Target="header1.xml"/><Relationship Id="rId31" Type="http://schemas.openxmlformats.org/officeDocument/2006/relationships/image" Target="media/image20.png"/><Relationship Id="rId44" Type="http://schemas.openxmlformats.org/officeDocument/2006/relationships/image" Target="media/image31.png"/><Relationship Id="rId52" Type="http://schemas.openxmlformats.org/officeDocument/2006/relationships/image" Target="media/image39.jpe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6</Pages>
  <Words>3208</Words>
  <Characters>18290</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University of Edinburgh</Company>
  <LinksUpToDate>false</LinksUpToDate>
  <CharactersWithSpaces>21456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LOLA-LUZ Theodora</dc:creator>
  <cp:lastModifiedBy>Eirini</cp:lastModifiedBy>
  <cp:revision>3</cp:revision>
  <dcterms:created xsi:type="dcterms:W3CDTF">2018-02-12T14:00:00Z</dcterms:created>
  <dcterms:modified xsi:type="dcterms:W3CDTF">2018-02-12T14:01:00Z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2018-02-09T00:00:00Z</vt:filetime>
  </property>
  <property fmtid="{D5CDD505-2E9C-101B-9397-08002B2CF9AE}" pid="3" name="Creator">
    <vt:lpwstr>LaTeX with hyperref package</vt:lpwstr>
  </property>
  <property fmtid="{D5CDD505-2E9C-101B-9397-08002B2CF9AE}" pid="4" name="LastSaved">
    <vt:filetime>2018-02-12T00:00:00Z</vt:filetime>
  </property>
</Properties>
</file>